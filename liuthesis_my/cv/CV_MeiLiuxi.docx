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6044A" w14:textId="0A7A5D49" w:rsidR="003233AE" w:rsidRDefault="004A4CC5">
      <w:pPr>
        <w:snapToGrid w:val="0"/>
        <w:spacing w:after="100" w:line="600" w:lineRule="exact"/>
        <w:jc w:val="center"/>
        <w:rPr>
          <w:rFonts w:ascii="Times New Roman" w:hAnsi="Times New Roman" w:cs="Times New Roman"/>
          <w:color w:val="000000" w:themeColor="text1"/>
          <w:sz w:val="40"/>
          <w:szCs w:val="40"/>
        </w:rPr>
      </w:pPr>
      <w:r>
        <w:rPr>
          <w:rFonts w:ascii="Times New Roman" w:hAnsi="Times New Roman" w:cs="Times New Roman" w:hint="eastAsia"/>
          <w:color w:val="000000" w:themeColor="text1"/>
          <w:sz w:val="40"/>
          <w:szCs w:val="40"/>
        </w:rPr>
        <w:t>M</w:t>
      </w:r>
      <w:r w:rsidR="009D79B9">
        <w:rPr>
          <w:rFonts w:ascii="Times New Roman" w:hAnsi="Times New Roman" w:cs="Times New Roman"/>
          <w:color w:val="000000" w:themeColor="text1"/>
          <w:sz w:val="40"/>
          <w:szCs w:val="40"/>
        </w:rPr>
        <w:t>EI</w:t>
      </w:r>
      <w:r>
        <w:rPr>
          <w:rFonts w:ascii="Times New Roman" w:hAnsi="Times New Roman" w:cs="Times New Roman" w:hint="eastAsia"/>
          <w:color w:val="000000" w:themeColor="text1"/>
          <w:sz w:val="40"/>
          <w:szCs w:val="40"/>
        </w:rPr>
        <w:t xml:space="preserve"> L</w:t>
      </w:r>
      <w:r w:rsidR="000A553A">
        <w:rPr>
          <w:rFonts w:ascii="Times New Roman" w:hAnsi="Times New Roman" w:cs="Times New Roman"/>
          <w:color w:val="000000" w:themeColor="text1"/>
          <w:sz w:val="40"/>
          <w:szCs w:val="40"/>
        </w:rPr>
        <w:t>IUXI</w:t>
      </w:r>
    </w:p>
    <w:p w14:paraId="126F445B" w14:textId="5EE07D42" w:rsidR="003233AE" w:rsidRDefault="004A4CC5">
      <w:pPr>
        <w:spacing w:line="288"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+86-15927036761 |</w:t>
      </w:r>
      <w:r>
        <w:rPr>
          <w:rFonts w:ascii="Times New Roman" w:hAnsi="Times New Roman" w:cs="Times New Roman" w:hint="eastAsia"/>
          <w:color w:val="000000" w:themeColor="text1"/>
          <w:sz w:val="24"/>
        </w:rPr>
        <w:t xml:space="preserve"> meixi0826@gmail.com</w:t>
      </w:r>
    </w:p>
    <w:p w14:paraId="519E16BF" w14:textId="77777777" w:rsidR="003233AE" w:rsidRDefault="003233AE">
      <w:pPr>
        <w:spacing w:line="288" w:lineRule="auto"/>
        <w:jc w:val="center"/>
        <w:rPr>
          <w:rFonts w:ascii="Times New Roman" w:hAnsi="Times New Roman" w:cs="Times New Roman"/>
          <w:color w:val="000000" w:themeColor="text1"/>
          <w:sz w:val="24"/>
        </w:rPr>
      </w:pPr>
    </w:p>
    <w:p w14:paraId="38DB865D" w14:textId="77777777" w:rsidR="003233AE" w:rsidRDefault="004A4CC5">
      <w:pPr>
        <w:pBdr>
          <w:bottom w:val="single" w:sz="12" w:space="0" w:color="auto"/>
        </w:pBdr>
        <w:spacing w:line="288" w:lineRule="auto"/>
        <w:jc w:val="left"/>
        <w:rPr>
          <w:rFonts w:ascii="Times New Roman" w:hAnsi="Times New Roman" w:cs="Times New Roman"/>
          <w:b/>
          <w:color w:val="000000" w:themeColor="text1"/>
          <w:sz w:val="24"/>
          <w:szCs w:val="24"/>
        </w:rPr>
      </w:pPr>
      <w:r>
        <w:rPr>
          <w:rFonts w:ascii="Times New Roman" w:hAnsi="Times New Roman" w:cs="Times New Roman"/>
          <w:b/>
          <w:bCs/>
          <w:color w:val="000000" w:themeColor="text1"/>
          <w:sz w:val="32"/>
          <w:szCs w:val="32"/>
        </w:rPr>
        <w:t>Education</w:t>
      </w:r>
    </w:p>
    <w:p w14:paraId="58BE639E" w14:textId="72142C79" w:rsidR="003233AE" w:rsidRDefault="004A4CC5" w:rsidP="00662B0C">
      <w:pPr>
        <w:snapToGrid w:val="0"/>
        <w:spacing w:line="264" w:lineRule="auto"/>
        <w:jc w:val="left"/>
        <w:rPr>
          <w:rFonts w:ascii="Times New Roman" w:hAnsi="Times New Roman" w:cs="Times New Roman"/>
          <w:bCs/>
          <w:color w:val="000000" w:themeColor="text1"/>
          <w:sz w:val="22"/>
        </w:rPr>
      </w:pPr>
      <w:r>
        <w:rPr>
          <w:rFonts w:ascii="Times New Roman" w:hAnsi="Times New Roman" w:cs="Times New Roman" w:hint="eastAsia"/>
          <w:b/>
          <w:color w:val="000000" w:themeColor="text1"/>
          <w:sz w:val="24"/>
          <w:szCs w:val="24"/>
        </w:rPr>
        <w:t xml:space="preserve">South Central </w:t>
      </w:r>
      <w:proofErr w:type="spellStart"/>
      <w:r w:rsidR="00BE20E1" w:rsidRPr="00BE20E1">
        <w:rPr>
          <w:rFonts w:ascii="Times New Roman" w:hAnsi="Times New Roman" w:cs="Times New Roman"/>
          <w:b/>
          <w:color w:val="000000" w:themeColor="text1"/>
          <w:sz w:val="24"/>
          <w:szCs w:val="24"/>
        </w:rPr>
        <w:t>Minzu</w:t>
      </w:r>
      <w:proofErr w:type="spellEnd"/>
      <w:r w:rsidR="00BE20E1" w:rsidRPr="00BE20E1">
        <w:rPr>
          <w:rFonts w:ascii="Times New Roman" w:hAnsi="Times New Roman" w:cs="Times New Roman"/>
          <w:b/>
          <w:color w:val="000000" w:themeColor="text1"/>
          <w:sz w:val="24"/>
          <w:szCs w:val="24"/>
        </w:rPr>
        <w:t xml:space="preserve"> </w:t>
      </w:r>
      <w:r>
        <w:rPr>
          <w:rFonts w:ascii="Times New Roman" w:hAnsi="Times New Roman" w:cs="Times New Roman" w:hint="eastAsia"/>
          <w:b/>
          <w:color w:val="000000" w:themeColor="text1"/>
          <w:sz w:val="24"/>
          <w:szCs w:val="24"/>
        </w:rPr>
        <w:t xml:space="preserve">University       </w:t>
      </w:r>
      <w:r>
        <w:rPr>
          <w:rFonts w:ascii="Times New Roman" w:hAnsi="Times New Roman" w:cs="Times New Roman" w:hint="eastAsia"/>
          <w:bCs/>
          <w:color w:val="000000" w:themeColor="text1"/>
          <w:sz w:val="22"/>
        </w:rPr>
        <w:t xml:space="preserve">           </w:t>
      </w:r>
      <w:r w:rsidR="00407150">
        <w:rPr>
          <w:rFonts w:ascii="Times New Roman" w:hAnsi="Times New Roman" w:cs="Times New Roman"/>
          <w:bCs/>
          <w:color w:val="000000" w:themeColor="text1"/>
          <w:sz w:val="22"/>
        </w:rPr>
        <w:t xml:space="preserve">                                   </w:t>
      </w:r>
      <w:r w:rsidR="00662B0C">
        <w:rPr>
          <w:rFonts w:ascii="Times New Roman" w:hAnsi="Times New Roman" w:cs="Times New Roman"/>
          <w:bCs/>
          <w:color w:val="000000" w:themeColor="text1"/>
          <w:sz w:val="22"/>
        </w:rPr>
        <w:t xml:space="preserve">                                      </w:t>
      </w:r>
      <w:r w:rsidR="00740B66">
        <w:rPr>
          <w:rFonts w:ascii="Times New Roman" w:hAnsi="Times New Roman" w:cs="Times New Roman"/>
          <w:bCs/>
          <w:color w:val="000000" w:themeColor="text1"/>
          <w:sz w:val="22"/>
        </w:rPr>
        <w:t xml:space="preserve"> </w:t>
      </w:r>
      <w:r>
        <w:rPr>
          <w:rFonts w:ascii="Times New Roman" w:hAnsi="Times New Roman" w:cs="Times New Roman"/>
          <w:bCs/>
          <w:color w:val="000000" w:themeColor="text1"/>
          <w:sz w:val="24"/>
        </w:rPr>
        <w:t>09/20</w:t>
      </w:r>
      <w:r>
        <w:rPr>
          <w:rFonts w:ascii="Times New Roman" w:hAnsi="Times New Roman" w:cs="Times New Roman" w:hint="eastAsia"/>
          <w:bCs/>
          <w:color w:val="000000" w:themeColor="text1"/>
          <w:sz w:val="24"/>
        </w:rPr>
        <w:t>13-</w:t>
      </w:r>
      <w:r>
        <w:rPr>
          <w:rFonts w:ascii="Times New Roman" w:hAnsi="Times New Roman" w:cs="Times New Roman"/>
          <w:bCs/>
          <w:color w:val="000000" w:themeColor="text1"/>
          <w:sz w:val="24"/>
        </w:rPr>
        <w:t>0</w:t>
      </w:r>
      <w:r>
        <w:rPr>
          <w:rFonts w:ascii="Times New Roman" w:hAnsi="Times New Roman" w:cs="Times New Roman" w:hint="eastAsia"/>
          <w:bCs/>
          <w:color w:val="000000" w:themeColor="text1"/>
          <w:sz w:val="24"/>
        </w:rPr>
        <w:t>6</w:t>
      </w:r>
      <w:r>
        <w:rPr>
          <w:rFonts w:ascii="Times New Roman" w:hAnsi="Times New Roman" w:cs="Times New Roman"/>
          <w:bCs/>
          <w:color w:val="000000" w:themeColor="text1"/>
          <w:sz w:val="24"/>
        </w:rPr>
        <w:t>/20</w:t>
      </w:r>
      <w:r>
        <w:rPr>
          <w:rFonts w:ascii="Times New Roman" w:hAnsi="Times New Roman" w:cs="Times New Roman" w:hint="eastAsia"/>
          <w:bCs/>
          <w:color w:val="000000" w:themeColor="text1"/>
          <w:sz w:val="24"/>
        </w:rPr>
        <w:t>15</w:t>
      </w:r>
      <w:r>
        <w:rPr>
          <w:rFonts w:ascii="Times New Roman" w:hAnsi="Times New Roman" w:cs="Times New Roman" w:hint="eastAsia"/>
          <w:bCs/>
          <w:color w:val="000000" w:themeColor="text1"/>
          <w:sz w:val="22"/>
        </w:rPr>
        <w:t xml:space="preserve">                                                                               </w:t>
      </w:r>
      <w:r>
        <w:rPr>
          <w:rFonts w:ascii="Times New Roman" w:hAnsi="Times New Roman" w:cs="Times New Roman"/>
          <w:bCs/>
          <w:color w:val="000000" w:themeColor="text1"/>
          <w:sz w:val="22"/>
        </w:rPr>
        <w:t xml:space="preserve">    </w:t>
      </w:r>
      <w:r>
        <w:rPr>
          <w:rFonts w:ascii="Times New Roman" w:hAnsi="Times New Roman" w:cs="Times New Roman" w:hint="eastAsia"/>
          <w:bCs/>
          <w:color w:val="000000" w:themeColor="text1"/>
          <w:sz w:val="22"/>
        </w:rPr>
        <w:t xml:space="preserve">   </w:t>
      </w:r>
      <w:r>
        <w:rPr>
          <w:rFonts w:ascii="Times New Roman" w:hAnsi="Times New Roman" w:cs="Times New Roman"/>
          <w:b/>
          <w:i/>
          <w:iCs/>
          <w:color w:val="000000" w:themeColor="text1"/>
          <w:sz w:val="24"/>
        </w:rPr>
        <w:t xml:space="preserve"> </w:t>
      </w:r>
    </w:p>
    <w:p w14:paraId="1B008954" w14:textId="4E75C759" w:rsidR="003233AE" w:rsidRDefault="004A4CC5">
      <w:pPr>
        <w:snapToGrid w:val="0"/>
        <w:spacing w:after="60" w:line="264" w:lineRule="auto"/>
        <w:ind w:firstLineChars="217" w:firstLine="477"/>
        <w:jc w:val="left"/>
        <w:rPr>
          <w:rFonts w:ascii="Times New Roman" w:hAnsi="Times New Roman" w:cs="Times New Roman"/>
          <w:bCs/>
          <w:color w:val="000000" w:themeColor="text1"/>
          <w:sz w:val="22"/>
        </w:rPr>
      </w:pPr>
      <w:r>
        <w:rPr>
          <w:rFonts w:ascii="Times New Roman" w:hAnsi="Times New Roman" w:cs="Times New Roman" w:hint="eastAsia"/>
          <w:color w:val="000000" w:themeColor="text1"/>
          <w:sz w:val="22"/>
        </w:rPr>
        <w:t xml:space="preserve">Master of </w:t>
      </w:r>
      <w:r w:rsidR="001700F4" w:rsidRPr="00D55DF2">
        <w:rPr>
          <w:rFonts w:ascii="Times New Roman" w:hAnsi="Times New Roman" w:cs="Times New Roman"/>
          <w:color w:val="000000" w:themeColor="text1"/>
          <w:sz w:val="22"/>
        </w:rPr>
        <w:t>Engineering</w:t>
      </w:r>
      <w:r>
        <w:rPr>
          <w:rFonts w:ascii="Times New Roman" w:hAnsi="Times New Roman" w:cs="Times New Roman" w:hint="eastAsia"/>
          <w:color w:val="000000" w:themeColor="text1"/>
          <w:sz w:val="22"/>
        </w:rPr>
        <w:t xml:space="preserve">, major in </w:t>
      </w:r>
      <w:r w:rsidR="00407150">
        <w:rPr>
          <w:rFonts w:ascii="Times New Roman" w:hAnsi="Times New Roman" w:cs="Times New Roman"/>
          <w:color w:val="000000" w:themeColor="text1"/>
          <w:sz w:val="22"/>
        </w:rPr>
        <w:t>C</w:t>
      </w:r>
      <w:r w:rsidR="00407150" w:rsidRPr="00407150">
        <w:rPr>
          <w:rFonts w:ascii="Times New Roman" w:hAnsi="Times New Roman" w:cs="Times New Roman" w:hint="eastAsia"/>
          <w:color w:val="000000" w:themeColor="text1"/>
          <w:sz w:val="22"/>
        </w:rPr>
        <w:t>omputer</w:t>
      </w:r>
      <w:r w:rsidR="00407150" w:rsidRPr="00407150">
        <w:rPr>
          <w:rFonts w:ascii="Times New Roman" w:hAnsi="Times New Roman" w:cs="Times New Roman"/>
          <w:color w:val="000000" w:themeColor="text1"/>
          <w:sz w:val="22"/>
        </w:rPr>
        <w:t xml:space="preserve"> </w:t>
      </w:r>
      <w:r w:rsidR="00027EFB" w:rsidRPr="005074D3">
        <w:rPr>
          <w:rFonts w:ascii="Times New Roman" w:hAnsi="Times New Roman" w:cs="Times New Roman"/>
          <w:color w:val="000000" w:themeColor="text1"/>
          <w:sz w:val="22"/>
        </w:rPr>
        <w:t>Technology</w:t>
      </w:r>
      <w:r>
        <w:rPr>
          <w:rFonts w:ascii="Times New Roman" w:hAnsi="Times New Roman" w:cs="Times New Roman"/>
          <w:b/>
          <w:i/>
          <w:iCs/>
          <w:color w:val="000000" w:themeColor="text1"/>
          <w:sz w:val="22"/>
        </w:rPr>
        <w:t xml:space="preserve">  </w:t>
      </w:r>
      <w:r>
        <w:rPr>
          <w:rFonts w:ascii="Times New Roman" w:hAnsi="Times New Roman" w:cs="Times New Roman" w:hint="eastAsia"/>
          <w:b/>
          <w:i/>
          <w:iCs/>
          <w:color w:val="000000" w:themeColor="text1"/>
          <w:sz w:val="22"/>
        </w:rPr>
        <w:t xml:space="preserve">                                                          </w:t>
      </w:r>
      <w:r w:rsidR="00311BBA">
        <w:rPr>
          <w:rFonts w:ascii="Times New Roman" w:hAnsi="Times New Roman" w:cs="Times New Roman" w:hint="eastAsia"/>
          <w:b/>
          <w:i/>
          <w:iCs/>
          <w:color w:val="000000" w:themeColor="text1"/>
          <w:sz w:val="22"/>
        </w:rPr>
        <w:t xml:space="preserve">         </w:t>
      </w:r>
      <w:r w:rsidR="00407150">
        <w:rPr>
          <w:rFonts w:ascii="Times New Roman" w:hAnsi="Times New Roman" w:cs="Times New Roman"/>
          <w:b/>
          <w:i/>
          <w:iCs/>
          <w:color w:val="000000" w:themeColor="text1"/>
          <w:sz w:val="22"/>
        </w:rPr>
        <w:t>GPA:</w:t>
      </w:r>
      <w:r>
        <w:rPr>
          <w:rFonts w:ascii="Times New Roman" w:hAnsi="Times New Roman" w:cs="Times New Roman" w:hint="eastAsia"/>
          <w:b/>
          <w:i/>
          <w:iCs/>
          <w:color w:val="000000" w:themeColor="text1"/>
          <w:sz w:val="22"/>
        </w:rPr>
        <w:t xml:space="preserve"> </w:t>
      </w:r>
      <w:r w:rsidR="006515AA">
        <w:rPr>
          <w:rFonts w:ascii="Times New Roman" w:hAnsi="Times New Roman" w:cs="Times New Roman"/>
          <w:b/>
          <w:i/>
          <w:iCs/>
          <w:color w:val="000000" w:themeColor="text1"/>
          <w:sz w:val="22"/>
        </w:rPr>
        <w:t xml:space="preserve"> </w:t>
      </w:r>
      <w:r w:rsidR="00641475">
        <w:rPr>
          <w:rFonts w:ascii="Times New Roman" w:hAnsi="Times New Roman" w:cs="Times New Roman" w:hint="eastAsia"/>
          <w:b/>
          <w:i/>
          <w:iCs/>
          <w:color w:val="000000" w:themeColor="text1"/>
          <w:sz w:val="22"/>
        </w:rPr>
        <w:t>3</w:t>
      </w:r>
      <w:r w:rsidR="00641475">
        <w:rPr>
          <w:rFonts w:ascii="Times New Roman" w:hAnsi="Times New Roman" w:cs="Times New Roman"/>
          <w:b/>
          <w:i/>
          <w:iCs/>
          <w:color w:val="000000" w:themeColor="text1"/>
          <w:sz w:val="22"/>
        </w:rPr>
        <w:t>.4</w:t>
      </w:r>
      <w:r w:rsidR="00C3763B">
        <w:rPr>
          <w:rFonts w:ascii="Times New Roman" w:hAnsi="Times New Roman" w:cs="Times New Roman"/>
          <w:b/>
          <w:i/>
          <w:iCs/>
          <w:color w:val="000000" w:themeColor="text1"/>
          <w:sz w:val="22"/>
        </w:rPr>
        <w:t>7</w:t>
      </w:r>
      <w:r>
        <w:rPr>
          <w:rFonts w:ascii="Times New Roman" w:hAnsi="Times New Roman" w:cs="Times New Roman" w:hint="eastAsia"/>
          <w:b/>
          <w:i/>
          <w:iCs/>
          <w:color w:val="000000" w:themeColor="text1"/>
          <w:sz w:val="22"/>
        </w:rPr>
        <w:t xml:space="preserve">                               </w:t>
      </w:r>
    </w:p>
    <w:p w14:paraId="7EA128B0" w14:textId="38E6D8D4" w:rsidR="003233AE" w:rsidRDefault="00783C28" w:rsidP="00662B0C">
      <w:pPr>
        <w:snapToGrid w:val="0"/>
        <w:spacing w:line="264" w:lineRule="auto"/>
        <w:jc w:val="left"/>
        <w:rPr>
          <w:rFonts w:ascii="Times New Roman" w:hAnsi="Times New Roman" w:cs="Times New Roman"/>
          <w:bCs/>
          <w:color w:val="000000" w:themeColor="text1"/>
          <w:sz w:val="22"/>
        </w:rPr>
      </w:pPr>
      <w:r w:rsidRPr="00783C28">
        <w:rPr>
          <w:rFonts w:ascii="Times New Roman" w:hAnsi="Times New Roman" w:cs="Times New Roman"/>
          <w:b/>
          <w:color w:val="000000" w:themeColor="text1"/>
          <w:sz w:val="24"/>
          <w:szCs w:val="24"/>
        </w:rPr>
        <w:t>Hubei University of Technology, Engineering and Technology College</w:t>
      </w:r>
      <w:r w:rsidR="004A4CC5">
        <w:rPr>
          <w:rFonts w:ascii="Times New Roman" w:hAnsi="Times New Roman" w:cs="Times New Roman" w:hint="eastAsia"/>
          <w:b/>
          <w:color w:val="000000" w:themeColor="text1"/>
          <w:sz w:val="24"/>
          <w:szCs w:val="24"/>
        </w:rPr>
        <w:t xml:space="preserve">        </w:t>
      </w:r>
      <w:r w:rsidR="004A4CC5">
        <w:rPr>
          <w:rFonts w:ascii="Times New Roman" w:hAnsi="Times New Roman" w:cs="Times New Roman" w:hint="eastAsia"/>
          <w:bCs/>
          <w:color w:val="000000" w:themeColor="text1"/>
          <w:sz w:val="22"/>
        </w:rPr>
        <w:t xml:space="preserve">                </w:t>
      </w:r>
      <w:r w:rsidR="004A4CC5">
        <w:rPr>
          <w:rFonts w:ascii="Times New Roman" w:hAnsi="Times New Roman" w:cs="Times New Roman"/>
          <w:bCs/>
          <w:color w:val="000000" w:themeColor="text1"/>
          <w:sz w:val="24"/>
        </w:rPr>
        <w:t>09/20</w:t>
      </w:r>
      <w:r w:rsidR="004A4CC5">
        <w:rPr>
          <w:rFonts w:ascii="Times New Roman" w:hAnsi="Times New Roman" w:cs="Times New Roman" w:hint="eastAsia"/>
          <w:bCs/>
          <w:color w:val="000000" w:themeColor="text1"/>
          <w:sz w:val="24"/>
        </w:rPr>
        <w:t>09-</w:t>
      </w:r>
      <w:r w:rsidR="004A4CC5">
        <w:rPr>
          <w:rFonts w:ascii="Times New Roman" w:hAnsi="Times New Roman" w:cs="Times New Roman"/>
          <w:bCs/>
          <w:color w:val="000000" w:themeColor="text1"/>
          <w:sz w:val="24"/>
        </w:rPr>
        <w:t>0</w:t>
      </w:r>
      <w:r w:rsidR="004A4CC5">
        <w:rPr>
          <w:rFonts w:ascii="Times New Roman" w:hAnsi="Times New Roman" w:cs="Times New Roman" w:hint="eastAsia"/>
          <w:bCs/>
          <w:color w:val="000000" w:themeColor="text1"/>
          <w:sz w:val="24"/>
        </w:rPr>
        <w:t>6</w:t>
      </w:r>
      <w:r w:rsidR="004A4CC5">
        <w:rPr>
          <w:rFonts w:ascii="Times New Roman" w:hAnsi="Times New Roman" w:cs="Times New Roman"/>
          <w:bCs/>
          <w:color w:val="000000" w:themeColor="text1"/>
          <w:sz w:val="24"/>
        </w:rPr>
        <w:t>/20</w:t>
      </w:r>
      <w:r w:rsidR="004A4CC5">
        <w:rPr>
          <w:rFonts w:ascii="Times New Roman" w:hAnsi="Times New Roman" w:cs="Times New Roman" w:hint="eastAsia"/>
          <w:bCs/>
          <w:color w:val="000000" w:themeColor="text1"/>
          <w:sz w:val="24"/>
        </w:rPr>
        <w:t>13</w:t>
      </w:r>
      <w:r w:rsidR="004A4CC5">
        <w:rPr>
          <w:rFonts w:ascii="Times New Roman" w:hAnsi="Times New Roman" w:cs="Times New Roman" w:hint="eastAsia"/>
          <w:bCs/>
          <w:color w:val="000000" w:themeColor="text1"/>
          <w:sz w:val="22"/>
        </w:rPr>
        <w:t xml:space="preserve">                                  </w:t>
      </w:r>
      <w:r w:rsidR="004A4CC5">
        <w:rPr>
          <w:rFonts w:ascii="Times New Roman" w:hAnsi="Times New Roman" w:cs="Times New Roman"/>
          <w:bCs/>
          <w:color w:val="000000" w:themeColor="text1"/>
          <w:sz w:val="22"/>
        </w:rPr>
        <w:t xml:space="preserve">    </w:t>
      </w:r>
      <w:r w:rsidR="004A4CC5">
        <w:rPr>
          <w:rFonts w:ascii="Times New Roman" w:hAnsi="Times New Roman" w:cs="Times New Roman" w:hint="eastAsia"/>
          <w:bCs/>
          <w:color w:val="000000" w:themeColor="text1"/>
          <w:sz w:val="22"/>
        </w:rPr>
        <w:t xml:space="preserve">   </w:t>
      </w:r>
      <w:r w:rsidR="004A4CC5">
        <w:rPr>
          <w:rFonts w:ascii="Times New Roman" w:hAnsi="Times New Roman" w:cs="Times New Roman"/>
          <w:b/>
          <w:i/>
          <w:iCs/>
          <w:color w:val="000000" w:themeColor="text1"/>
          <w:sz w:val="24"/>
        </w:rPr>
        <w:t xml:space="preserve"> </w:t>
      </w:r>
    </w:p>
    <w:p w14:paraId="07A2EB97" w14:textId="0505DA1A" w:rsidR="003233AE" w:rsidRDefault="00C45A5F">
      <w:pPr>
        <w:snapToGrid w:val="0"/>
        <w:spacing w:after="140" w:line="264" w:lineRule="auto"/>
        <w:ind w:firstLineChars="217" w:firstLine="477"/>
        <w:jc w:val="left"/>
        <w:rPr>
          <w:rFonts w:ascii="Times New Roman" w:hAnsi="Times New Roman" w:cs="Times New Roman"/>
          <w:bCs/>
          <w:color w:val="000000" w:themeColor="text1"/>
          <w:sz w:val="22"/>
        </w:rPr>
      </w:pPr>
      <w:r w:rsidRPr="00D55DF2">
        <w:rPr>
          <w:rFonts w:ascii="Times New Roman" w:hAnsi="Times New Roman" w:cs="Times New Roman"/>
          <w:color w:val="000000" w:themeColor="text1"/>
          <w:sz w:val="22"/>
        </w:rPr>
        <w:t>Bachelor of Engineering</w:t>
      </w:r>
      <w:r w:rsidR="004A4CC5">
        <w:rPr>
          <w:rFonts w:ascii="Times New Roman" w:hAnsi="Times New Roman" w:cs="Times New Roman" w:hint="eastAsia"/>
          <w:color w:val="000000" w:themeColor="text1"/>
          <w:sz w:val="22"/>
        </w:rPr>
        <w:t>, major in</w:t>
      </w:r>
      <w:r w:rsidR="00407150">
        <w:rPr>
          <w:rFonts w:ascii="Times New Roman" w:hAnsi="Times New Roman" w:cs="Times New Roman"/>
          <w:color w:val="000000" w:themeColor="text1"/>
          <w:sz w:val="22"/>
        </w:rPr>
        <w:t xml:space="preserve"> Automation</w:t>
      </w:r>
      <w:r w:rsidR="004A4CC5">
        <w:rPr>
          <w:rFonts w:ascii="Times New Roman" w:hAnsi="Times New Roman" w:cs="Times New Roman"/>
          <w:b/>
          <w:i/>
          <w:iCs/>
          <w:color w:val="000000" w:themeColor="text1"/>
          <w:sz w:val="22"/>
        </w:rPr>
        <w:t xml:space="preserve">  </w:t>
      </w:r>
      <w:r w:rsidR="004A4CC5">
        <w:rPr>
          <w:rFonts w:ascii="Times New Roman" w:hAnsi="Times New Roman" w:cs="Times New Roman" w:hint="eastAsia"/>
          <w:b/>
          <w:i/>
          <w:iCs/>
          <w:color w:val="000000" w:themeColor="text1"/>
          <w:sz w:val="22"/>
        </w:rPr>
        <w:t xml:space="preserve">                                                                </w:t>
      </w:r>
      <w:r w:rsidR="00311BBA">
        <w:rPr>
          <w:rFonts w:ascii="Times New Roman" w:hAnsi="Times New Roman" w:cs="Times New Roman" w:hint="eastAsia"/>
          <w:b/>
          <w:i/>
          <w:iCs/>
          <w:color w:val="000000" w:themeColor="text1"/>
          <w:sz w:val="22"/>
        </w:rPr>
        <w:t xml:space="preserve">             </w:t>
      </w:r>
      <w:r w:rsidR="00D80D7E">
        <w:rPr>
          <w:rFonts w:ascii="Times New Roman" w:hAnsi="Times New Roman" w:cs="Times New Roman"/>
          <w:b/>
          <w:i/>
          <w:iCs/>
          <w:color w:val="000000" w:themeColor="text1"/>
          <w:sz w:val="22"/>
        </w:rPr>
        <w:t xml:space="preserve"> </w:t>
      </w:r>
      <w:r w:rsidR="00641475">
        <w:rPr>
          <w:rFonts w:ascii="Times New Roman" w:hAnsi="Times New Roman" w:cs="Times New Roman"/>
          <w:b/>
          <w:i/>
          <w:iCs/>
          <w:color w:val="000000" w:themeColor="text1"/>
          <w:sz w:val="22"/>
        </w:rPr>
        <w:t xml:space="preserve">  </w:t>
      </w:r>
      <w:r w:rsidR="00407150">
        <w:rPr>
          <w:rFonts w:ascii="Times New Roman" w:hAnsi="Times New Roman" w:cs="Times New Roman"/>
          <w:b/>
          <w:i/>
          <w:iCs/>
          <w:color w:val="000000" w:themeColor="text1"/>
          <w:sz w:val="22"/>
        </w:rPr>
        <w:t>GPA</w:t>
      </w:r>
      <w:ins w:id="0" w:author="SY" w:date="2023-11-05T10:34:00Z">
        <w:r w:rsidR="00311BBA">
          <w:rPr>
            <w:rFonts w:ascii="Times New Roman" w:hAnsi="Times New Roman" w:cs="Times New Roman" w:hint="eastAsia"/>
            <w:b/>
            <w:i/>
            <w:iCs/>
            <w:color w:val="000000" w:themeColor="text1"/>
            <w:sz w:val="22"/>
          </w:rPr>
          <w:t>：</w:t>
        </w:r>
      </w:ins>
      <w:r w:rsidR="00127E05">
        <w:rPr>
          <w:rFonts w:ascii="Times New Roman" w:hAnsi="Times New Roman" w:cs="Times New Roman" w:hint="eastAsia"/>
          <w:b/>
          <w:i/>
          <w:iCs/>
          <w:color w:val="000000" w:themeColor="text1"/>
          <w:sz w:val="22"/>
        </w:rPr>
        <w:t>2</w:t>
      </w:r>
      <w:r w:rsidR="00127E05">
        <w:rPr>
          <w:rFonts w:ascii="Times New Roman" w:hAnsi="Times New Roman" w:cs="Times New Roman"/>
          <w:b/>
          <w:i/>
          <w:iCs/>
          <w:color w:val="000000" w:themeColor="text1"/>
          <w:sz w:val="22"/>
        </w:rPr>
        <w:t>.</w:t>
      </w:r>
      <w:r w:rsidR="009F6B87">
        <w:rPr>
          <w:rFonts w:ascii="Times New Roman" w:hAnsi="Times New Roman" w:cs="Times New Roman"/>
          <w:b/>
          <w:i/>
          <w:iCs/>
          <w:color w:val="000000" w:themeColor="text1"/>
          <w:sz w:val="22"/>
        </w:rPr>
        <w:t>1</w:t>
      </w:r>
      <w:r w:rsidR="00805383">
        <w:rPr>
          <w:rFonts w:ascii="Times New Roman" w:hAnsi="Times New Roman" w:cs="Times New Roman"/>
          <w:b/>
          <w:i/>
          <w:iCs/>
          <w:color w:val="000000" w:themeColor="text1"/>
          <w:sz w:val="22"/>
        </w:rPr>
        <w:t>2</w:t>
      </w:r>
      <w:r w:rsidR="004A4CC5">
        <w:rPr>
          <w:rFonts w:ascii="Times New Roman" w:hAnsi="Times New Roman" w:cs="Times New Roman" w:hint="eastAsia"/>
          <w:b/>
          <w:i/>
          <w:iCs/>
          <w:color w:val="000000" w:themeColor="text1"/>
          <w:sz w:val="22"/>
        </w:rPr>
        <w:t xml:space="preserve">                                                                 </w:t>
      </w:r>
      <w:r w:rsidR="004A4CC5">
        <w:rPr>
          <w:rFonts w:ascii="Times New Roman" w:hAnsi="Times New Roman" w:cs="Times New Roman"/>
          <w:b/>
          <w:i/>
          <w:iCs/>
          <w:color w:val="000000" w:themeColor="text1"/>
          <w:sz w:val="22"/>
        </w:rPr>
        <w:t xml:space="preserve"> </w:t>
      </w:r>
      <w:r w:rsidR="004A4CC5">
        <w:rPr>
          <w:rFonts w:ascii="Times New Roman" w:hAnsi="Times New Roman" w:cs="Times New Roman" w:hint="eastAsia"/>
          <w:b/>
          <w:i/>
          <w:iCs/>
          <w:color w:val="000000" w:themeColor="text1"/>
          <w:sz w:val="22"/>
        </w:rPr>
        <w:t xml:space="preserve">                                          </w:t>
      </w:r>
      <w:r w:rsidR="004A4CC5">
        <w:rPr>
          <w:rFonts w:ascii="Times New Roman" w:hAnsi="Times New Roman" w:cs="Times New Roman"/>
          <w:b/>
          <w:i/>
          <w:iCs/>
          <w:color w:val="000000" w:themeColor="text1"/>
          <w:sz w:val="22"/>
        </w:rPr>
        <w:t xml:space="preserve">  </w:t>
      </w:r>
      <w:r w:rsidR="004A4CC5">
        <w:rPr>
          <w:rFonts w:ascii="Times New Roman" w:hAnsi="Times New Roman" w:cs="Times New Roman" w:hint="eastAsia"/>
          <w:b/>
          <w:i/>
          <w:iCs/>
          <w:color w:val="000000" w:themeColor="text1"/>
          <w:sz w:val="22"/>
        </w:rPr>
        <w:t xml:space="preserve">                                                                               </w:t>
      </w:r>
      <w:r w:rsidR="004A4CC5">
        <w:rPr>
          <w:rFonts w:ascii="Times New Roman" w:hAnsi="Times New Roman" w:cs="Times New Roman"/>
          <w:b/>
          <w:i/>
          <w:iCs/>
          <w:color w:val="000000" w:themeColor="text1"/>
          <w:sz w:val="22"/>
        </w:rPr>
        <w:t xml:space="preserve">                                                      </w:t>
      </w:r>
    </w:p>
    <w:p w14:paraId="6C3C578F" w14:textId="40996A25" w:rsidR="00311BBA" w:rsidRDefault="00311BBA" w:rsidP="00311BBA">
      <w:pPr>
        <w:pBdr>
          <w:bottom w:val="single" w:sz="12" w:space="0" w:color="auto"/>
        </w:pBdr>
        <w:snapToGrid w:val="0"/>
        <w:spacing w:line="288" w:lineRule="auto"/>
        <w:jc w:val="left"/>
        <w:rPr>
          <w:moveTo w:id="1" w:author="SY" w:date="2023-11-05T10:38:00Z"/>
          <w:rFonts w:ascii="Times New Roman" w:hAnsi="Times New Roman" w:cs="Times New Roman"/>
          <w:b/>
          <w:bCs/>
          <w:color w:val="000000" w:themeColor="text1"/>
          <w:sz w:val="32"/>
          <w:szCs w:val="32"/>
        </w:rPr>
      </w:pPr>
      <w:moveToRangeStart w:id="2" w:author="SY" w:date="2023-11-05T10:38:00Z" w:name="move150073124"/>
      <w:moveTo w:id="3" w:author="SY" w:date="2023-11-05T10:38:00Z">
        <w:del w:id="4" w:author="SY" w:date="2023-11-05T10:39:00Z">
          <w:r w:rsidDel="00311BBA">
            <w:rPr>
              <w:rFonts w:ascii="Times New Roman" w:hAnsi="Times New Roman" w:cs="Times New Roman" w:hint="eastAsia"/>
              <w:b/>
              <w:bCs/>
              <w:color w:val="000000" w:themeColor="text1"/>
              <w:sz w:val="32"/>
              <w:szCs w:val="32"/>
            </w:rPr>
            <w:delText>A</w:delText>
          </w:r>
          <w:r w:rsidDel="00311BBA">
            <w:rPr>
              <w:rFonts w:ascii="Times New Roman" w:hAnsi="Times New Roman" w:cs="Times New Roman"/>
              <w:b/>
              <w:bCs/>
              <w:color w:val="000000" w:themeColor="text1"/>
              <w:sz w:val="32"/>
              <w:szCs w:val="32"/>
            </w:rPr>
            <w:delText xml:space="preserve">cademic </w:delText>
          </w:r>
          <w:commentRangeStart w:id="5"/>
          <w:r w:rsidDel="00311BBA">
            <w:rPr>
              <w:rFonts w:ascii="Times New Roman" w:hAnsi="Times New Roman" w:cs="Times New Roman"/>
              <w:b/>
              <w:bCs/>
              <w:color w:val="000000" w:themeColor="text1"/>
              <w:sz w:val="32"/>
              <w:szCs w:val="32"/>
            </w:rPr>
            <w:delText>Experience</w:delText>
          </w:r>
        </w:del>
      </w:moveTo>
      <w:commentRangeEnd w:id="5"/>
      <w:ins w:id="6" w:author="SY" w:date="2023-11-05T10:39:00Z">
        <w:r>
          <w:rPr>
            <w:rFonts w:ascii="Times New Roman" w:hAnsi="Times New Roman" w:cs="Times New Roman"/>
            <w:b/>
            <w:bCs/>
            <w:color w:val="000000" w:themeColor="text1"/>
            <w:sz w:val="32"/>
            <w:szCs w:val="32"/>
          </w:rPr>
          <w:t>Publication</w:t>
        </w:r>
      </w:ins>
      <w:moveTo w:id="7" w:author="SY" w:date="2023-11-05T10:38:00Z">
        <w:r>
          <w:rPr>
            <w:rStyle w:val="ad"/>
          </w:rPr>
          <w:commentReference w:id="5"/>
        </w:r>
      </w:moveTo>
    </w:p>
    <w:p w14:paraId="61F7E9C1" w14:textId="7C9E3553" w:rsidR="00311BBA" w:rsidRPr="000B09BE" w:rsidRDefault="00311BBA" w:rsidP="00BF2540">
      <w:pPr>
        <w:widowControl/>
        <w:numPr>
          <w:ilvl w:val="0"/>
          <w:numId w:val="3"/>
        </w:numPr>
        <w:shd w:val="clear" w:color="auto" w:fill="FFFFFF"/>
        <w:jc w:val="left"/>
        <w:textAlignment w:val="top"/>
        <w:rPr>
          <w:moveTo w:id="8" w:author="SY" w:date="2023-11-05T10:38:00Z"/>
          <w:rFonts w:ascii="Arial" w:eastAsia="宋体" w:hAnsi="Arial" w:cs="Arial"/>
          <w:color w:val="333333"/>
          <w:kern w:val="0"/>
          <w:szCs w:val="21"/>
        </w:rPr>
      </w:pPr>
      <w:commentRangeStart w:id="9"/>
      <w:moveTo w:id="10" w:author="SY" w:date="2023-11-05T10:38:00Z">
        <w:del w:id="11" w:author="SY" w:date="2023-11-05T10:41:00Z">
          <w:r w:rsidDel="00311BBA">
            <w:rPr>
              <w:rFonts w:ascii="PingFangSC-Medium" w:hAnsi="PingFangSC-Medium" w:hint="eastAsia"/>
              <w:color w:val="333333"/>
              <w:sz w:val="30"/>
              <w:szCs w:val="30"/>
              <w:shd w:val="clear" w:color="auto" w:fill="FFFFFF"/>
            </w:rPr>
            <w:delText>P</w:delText>
          </w:r>
          <w:r w:rsidDel="00311BBA">
            <w:rPr>
              <w:rFonts w:ascii="PingFangSC-Medium" w:hAnsi="PingFangSC-Medium"/>
              <w:color w:val="333333"/>
              <w:sz w:val="30"/>
              <w:szCs w:val="30"/>
              <w:shd w:val="clear" w:color="auto" w:fill="FFFFFF"/>
            </w:rPr>
            <w:delText>aper</w:delText>
          </w:r>
        </w:del>
      </w:moveTo>
      <w:commentRangeEnd w:id="9"/>
      <w:r>
        <w:rPr>
          <w:rStyle w:val="ad"/>
        </w:rPr>
        <w:commentReference w:id="9"/>
      </w:r>
      <w:moveTo w:id="12" w:author="SY" w:date="2023-11-05T10:38:00Z">
        <w:del w:id="13" w:author="SY" w:date="2023-11-05T10:41:00Z">
          <w:r w:rsidDel="00311BBA">
            <w:rPr>
              <w:rFonts w:ascii="PingFangSC-Medium" w:hAnsi="PingFangSC-Medium"/>
              <w:color w:val="333333"/>
              <w:sz w:val="30"/>
              <w:szCs w:val="30"/>
              <w:shd w:val="clear" w:color="auto" w:fill="FFFFFF"/>
            </w:rPr>
            <w:delText xml:space="preserve">: </w:delText>
          </w:r>
        </w:del>
        <w:r w:rsidRPr="000B09BE">
          <w:rPr>
            <w:rFonts w:ascii="Times New Roman" w:hAnsi="Times New Roman" w:cs="Times New Roman"/>
            <w:color w:val="000000" w:themeColor="text1"/>
            <w:sz w:val="22"/>
          </w:rPr>
          <w:t>A Digital Substation Frequency Measurement Algorithm </w:t>
        </w:r>
        <w:r>
          <w:rPr>
            <w:rFonts w:ascii="Times New Roman" w:hAnsi="Times New Roman" w:cs="Times New Roman"/>
            <w:color w:val="000000" w:themeColor="text1"/>
            <w:sz w:val="22"/>
          </w:rPr>
          <w:t>(</w:t>
        </w:r>
        <w:r>
          <w:fldChar w:fldCharType="begin"/>
        </w:r>
        <w:r>
          <w:instrText xml:space="preserve"> HYPERLINK "https://dict.cn/Journal%20of%20South-Central%20University%20for%20Nationalities%28Natural%20Science%20Edition%29" </w:instrText>
        </w:r>
      </w:moveTo>
      <w:ins w:id="14" w:author="SY" w:date="2023-11-05T10:38:00Z"/>
      <w:moveTo w:id="15" w:author="SY" w:date="2023-11-05T10:38:00Z">
        <w:r>
          <w:fldChar w:fldCharType="separate"/>
        </w:r>
        <w:r w:rsidRPr="000B09BE">
          <w:rPr>
            <w:rFonts w:ascii="Times New Roman" w:hAnsi="Times New Roman" w:cs="Times New Roman"/>
            <w:color w:val="000000" w:themeColor="text1"/>
            <w:sz w:val="22"/>
          </w:rPr>
          <w:t>Journal of South-Central University for Nationalities(Natural Science Edition)</w:t>
        </w:r>
        <w:r>
          <w:rPr>
            <w:rFonts w:ascii="Times New Roman" w:hAnsi="Times New Roman" w:cs="Times New Roman"/>
            <w:color w:val="000000" w:themeColor="text1"/>
            <w:sz w:val="22"/>
          </w:rPr>
          <w:fldChar w:fldCharType="end"/>
        </w:r>
      </w:moveTo>
    </w:p>
    <w:p w14:paraId="7ECF8506" w14:textId="082CB162" w:rsidR="00311BBA" w:rsidRPr="001E078A" w:rsidDel="00311BBA" w:rsidRDefault="00311BBA" w:rsidP="00311BBA">
      <w:pPr>
        <w:widowControl/>
        <w:numPr>
          <w:ilvl w:val="0"/>
          <w:numId w:val="3"/>
        </w:numPr>
        <w:shd w:val="clear" w:color="auto" w:fill="FFFFFF"/>
        <w:jc w:val="left"/>
        <w:textAlignment w:val="top"/>
        <w:rPr>
          <w:del w:id="16" w:author="SY" w:date="2023-11-05T10:38:00Z"/>
          <w:moveTo w:id="17" w:author="SY" w:date="2023-11-05T10:38:00Z"/>
          <w:rFonts w:ascii="Times New Roman" w:hAnsi="Times New Roman" w:cs="Times New Roman"/>
          <w:color w:val="000000" w:themeColor="text1"/>
          <w:sz w:val="22"/>
        </w:rPr>
      </w:pPr>
      <w:moveTo w:id="18" w:author="SY" w:date="2023-11-05T10:38:00Z">
        <w:del w:id="19" w:author="SY" w:date="2023-11-05T10:39:00Z">
          <w:r w:rsidRPr="001E078A" w:rsidDel="00311BBA">
            <w:rPr>
              <w:rFonts w:ascii="PingFangSC-Medium" w:hAnsi="PingFangSC-Medium"/>
              <w:color w:val="333333"/>
              <w:sz w:val="30"/>
              <w:szCs w:val="30"/>
              <w:shd w:val="clear" w:color="auto" w:fill="FFFFFF"/>
            </w:rPr>
            <w:delText>Graduate thesis</w:delText>
          </w:r>
          <w:r w:rsidDel="00311BBA">
            <w:rPr>
              <w:rFonts w:ascii="Arial" w:hAnsi="Arial" w:cs="Arial"/>
              <w:color w:val="333333"/>
              <w:sz w:val="36"/>
              <w:szCs w:val="36"/>
              <w:shd w:val="clear" w:color="auto" w:fill="FFFFFF"/>
            </w:rPr>
            <w:delText>:</w:delText>
          </w:r>
          <w:r w:rsidRPr="001E078A" w:rsidDel="00311BBA">
            <w:delText xml:space="preserve"> </w:delText>
          </w:r>
          <w:r w:rsidRPr="001E078A" w:rsidDel="00311BBA">
            <w:rPr>
              <w:rFonts w:ascii="Times New Roman" w:hAnsi="Times New Roman" w:cs="Times New Roman"/>
              <w:color w:val="000000" w:themeColor="text1"/>
              <w:sz w:val="22"/>
            </w:rPr>
            <w:delText>Variable frequency speed regulation of AC motor based on adaptive inverse control and its simulation</w:delText>
          </w:r>
        </w:del>
      </w:moveTo>
    </w:p>
    <w:moveToRangeEnd w:id="2"/>
    <w:p w14:paraId="72057600" w14:textId="77777777" w:rsidR="00311BBA" w:rsidRPr="00311BBA" w:rsidRDefault="00311BBA">
      <w:pPr>
        <w:widowControl/>
        <w:shd w:val="clear" w:color="auto" w:fill="FFFFFF"/>
        <w:ind w:left="720"/>
        <w:jc w:val="left"/>
        <w:textAlignment w:val="top"/>
        <w:rPr>
          <w:ins w:id="20" w:author="SY" w:date="2023-11-05T10:38:00Z"/>
          <w:rFonts w:ascii="Times New Roman" w:hAnsi="Times New Roman" w:cs="Times New Roman"/>
          <w:b/>
          <w:bCs/>
          <w:color w:val="000000" w:themeColor="text1"/>
          <w:sz w:val="32"/>
          <w:szCs w:val="32"/>
        </w:rPr>
        <w:pPrChange w:id="21" w:author="SY" w:date="2023-11-05T10:39:00Z">
          <w:pPr>
            <w:pBdr>
              <w:bottom w:val="single" w:sz="12" w:space="0" w:color="auto"/>
            </w:pBdr>
            <w:snapToGrid w:val="0"/>
            <w:spacing w:line="288" w:lineRule="auto"/>
            <w:jc w:val="left"/>
          </w:pPr>
        </w:pPrChange>
      </w:pPr>
    </w:p>
    <w:p w14:paraId="1034B8E1" w14:textId="164F0F2A" w:rsidR="003233AE" w:rsidRDefault="004A4CC5">
      <w:pPr>
        <w:pBdr>
          <w:bottom w:val="single" w:sz="12" w:space="0" w:color="auto"/>
        </w:pBdr>
        <w:snapToGrid w:val="0"/>
        <w:spacing w:line="288" w:lineRule="auto"/>
        <w:jc w:val="left"/>
        <w:rPr>
          <w:rFonts w:ascii="Times New Roman" w:hAnsi="Times New Roman" w:cs="Times New Roman"/>
          <w:b/>
          <w:bCs/>
          <w:i/>
          <w:iCs/>
          <w:color w:val="000000" w:themeColor="text1"/>
          <w:spacing w:val="-6"/>
          <w:sz w:val="24"/>
          <w:szCs w:val="28"/>
        </w:rPr>
      </w:pPr>
      <w:r>
        <w:rPr>
          <w:rFonts w:ascii="Times New Roman" w:hAnsi="Times New Roman" w:cs="Times New Roman" w:hint="eastAsia"/>
          <w:b/>
          <w:bCs/>
          <w:color w:val="000000" w:themeColor="text1"/>
          <w:sz w:val="32"/>
          <w:szCs w:val="32"/>
        </w:rPr>
        <w:t>Work Experience</w:t>
      </w:r>
      <w:del w:id="22" w:author="SY" w:date="2023-11-05T10:33:00Z">
        <w:r w:rsidR="00E612FE" w:rsidDel="00311BBA">
          <w:rPr>
            <w:rFonts w:ascii="Times New Roman" w:hAnsi="Times New Roman" w:cs="Times New Roman"/>
            <w:color w:val="000000" w:themeColor="text1"/>
            <w:sz w:val="40"/>
            <w:szCs w:val="40"/>
          </w:rPr>
          <w:delText>(</w:delText>
        </w:r>
        <w:r w:rsidR="00E612FE" w:rsidRPr="00DD11E2" w:rsidDel="00311BBA">
          <w:rPr>
            <w:rFonts w:ascii="Times New Roman" w:hAnsi="Times New Roman" w:cs="Times New Roman" w:hint="eastAsia"/>
            <w:color w:val="000000" w:themeColor="text1"/>
            <w:szCs w:val="21"/>
          </w:rPr>
          <w:delText>申报数据科学和</w:delText>
        </w:r>
        <w:r w:rsidR="00E612FE" w:rsidRPr="00DD11E2" w:rsidDel="00311BBA">
          <w:rPr>
            <w:rFonts w:ascii="Times New Roman" w:hAnsi="Times New Roman" w:cs="Times New Roman" w:hint="eastAsia"/>
            <w:color w:val="000000" w:themeColor="text1"/>
            <w:szCs w:val="21"/>
          </w:rPr>
          <w:delText>A</w:delText>
        </w:r>
        <w:r w:rsidR="00E612FE" w:rsidRPr="00DD11E2" w:rsidDel="00311BBA">
          <w:rPr>
            <w:rFonts w:ascii="Times New Roman" w:hAnsi="Times New Roman" w:cs="Times New Roman"/>
            <w:color w:val="000000" w:themeColor="text1"/>
            <w:szCs w:val="21"/>
          </w:rPr>
          <w:delText>I</w:delText>
        </w:r>
        <w:r w:rsidR="00E612FE" w:rsidRPr="00DD11E2" w:rsidDel="00311BBA">
          <w:rPr>
            <w:rFonts w:ascii="Times New Roman" w:hAnsi="Times New Roman" w:cs="Times New Roman" w:hint="eastAsia"/>
            <w:color w:val="000000" w:themeColor="text1"/>
            <w:szCs w:val="21"/>
          </w:rPr>
          <w:delText>课程，所以强调数据处理和算法相关经历</w:delText>
        </w:r>
        <w:r w:rsidR="00140EF6" w:rsidDel="00311BBA">
          <w:rPr>
            <w:rFonts w:ascii="Times New Roman" w:hAnsi="Times New Roman" w:cs="Times New Roman" w:hint="eastAsia"/>
            <w:color w:val="000000" w:themeColor="text1"/>
            <w:szCs w:val="21"/>
          </w:rPr>
          <w:delText>，红色部分</w:delText>
        </w:r>
        <w:r w:rsidR="00E612FE" w:rsidDel="00311BBA">
          <w:rPr>
            <w:rFonts w:ascii="Times New Roman" w:hAnsi="Times New Roman" w:cs="Times New Roman"/>
            <w:color w:val="000000" w:themeColor="text1"/>
            <w:sz w:val="40"/>
            <w:szCs w:val="40"/>
          </w:rPr>
          <w:delText>)</w:delText>
        </w:r>
      </w:del>
    </w:p>
    <w:p w14:paraId="51A54BFB" w14:textId="0B41BFBD" w:rsidR="003233AE" w:rsidRDefault="006C33CE">
      <w:pPr>
        <w:tabs>
          <w:tab w:val="right" w:pos="10348"/>
        </w:tabs>
        <w:snapToGrid w:val="0"/>
        <w:spacing w:line="264" w:lineRule="auto"/>
        <w:ind w:firstLineChars="60" w:firstLine="140"/>
        <w:jc w:val="left"/>
        <w:rPr>
          <w:rFonts w:ascii="Times New Roman" w:hAnsi="Times New Roman" w:cs="Times New Roman"/>
          <w:b/>
          <w:bCs/>
          <w:color w:val="000000" w:themeColor="text1"/>
          <w:sz w:val="24"/>
          <w:szCs w:val="21"/>
        </w:rPr>
      </w:pPr>
      <w:r>
        <w:rPr>
          <w:rFonts w:ascii="Times New Roman" w:hAnsi="Times New Roman" w:cs="Times New Roman" w:hint="eastAsia"/>
          <w:b/>
          <w:bCs/>
          <w:i/>
          <w:iCs/>
          <w:color w:val="000000" w:themeColor="text1"/>
          <w:spacing w:val="-6"/>
          <w:sz w:val="24"/>
          <w:szCs w:val="28"/>
        </w:rPr>
        <w:t>Senior Developer</w:t>
      </w:r>
      <w:r>
        <w:rPr>
          <w:rFonts w:ascii="Times New Roman" w:hAnsi="Times New Roman" w:cs="Times New Roman" w:hint="eastAsia"/>
          <w:b/>
          <w:bCs/>
          <w:color w:val="000000" w:themeColor="text1"/>
          <w:spacing w:val="-6"/>
          <w:sz w:val="24"/>
          <w:szCs w:val="28"/>
        </w:rPr>
        <w:t>, SAP</w:t>
      </w:r>
      <w:r w:rsidR="00311BBA">
        <w:rPr>
          <w:rFonts w:ascii="Times New Roman" w:hAnsi="Times New Roman" w:cs="Times New Roman"/>
          <w:b/>
          <w:bCs/>
          <w:color w:val="000000" w:themeColor="text1"/>
          <w:spacing w:val="-6"/>
          <w:sz w:val="24"/>
          <w:szCs w:val="28"/>
        </w:rPr>
        <w:t xml:space="preserve"> </w:t>
      </w:r>
      <w:r w:rsidRPr="00311BBA">
        <w:rPr>
          <w:rFonts w:ascii="Times New Roman" w:hAnsi="Times New Roman" w:cs="Times New Roman" w:hint="eastAsia"/>
          <w:b/>
          <w:bCs/>
          <w:color w:val="000000" w:themeColor="text1"/>
          <w:spacing w:val="-6"/>
          <w:sz w:val="24"/>
          <w:szCs w:val="28"/>
        </w:rPr>
        <w:t>(</w:t>
      </w:r>
      <w:r w:rsidRPr="00311BBA">
        <w:rPr>
          <w:rFonts w:ascii="Times New Roman" w:hAnsi="Times New Roman" w:cs="Times New Roman"/>
          <w:b/>
          <w:bCs/>
          <w:color w:val="000000" w:themeColor="text1"/>
          <w:spacing w:val="-6"/>
          <w:sz w:val="24"/>
          <w:szCs w:val="28"/>
        </w:rPr>
        <w:t xml:space="preserve">System Applications and </w:t>
      </w:r>
      <w:proofErr w:type="gramStart"/>
      <w:r w:rsidRPr="00311BBA">
        <w:rPr>
          <w:rFonts w:ascii="Times New Roman" w:hAnsi="Times New Roman" w:cs="Times New Roman"/>
          <w:b/>
          <w:bCs/>
          <w:color w:val="000000" w:themeColor="text1"/>
          <w:spacing w:val="-6"/>
          <w:sz w:val="24"/>
          <w:szCs w:val="28"/>
        </w:rPr>
        <w:t>Products</w:t>
      </w:r>
      <w:r w:rsidRPr="00311BBA">
        <w:rPr>
          <w:rFonts w:ascii="Times New Roman" w:hAnsi="Times New Roman" w:cs="Times New Roman" w:hint="eastAsia"/>
          <w:b/>
          <w:bCs/>
          <w:color w:val="000000" w:themeColor="text1"/>
          <w:spacing w:val="-6"/>
          <w:sz w:val="24"/>
          <w:szCs w:val="28"/>
        </w:rPr>
        <w:t xml:space="preserve">) </w:t>
      </w:r>
      <w:r>
        <w:rPr>
          <w:rFonts w:ascii="Times New Roman" w:hAnsi="Times New Roman" w:cs="Times New Roman" w:hint="eastAsia"/>
          <w:b/>
          <w:bCs/>
          <w:color w:val="000000" w:themeColor="text1"/>
          <w:spacing w:val="-6"/>
          <w:sz w:val="24"/>
          <w:szCs w:val="28"/>
        </w:rPr>
        <w:t xml:space="preserve">  </w:t>
      </w:r>
      <w:proofErr w:type="gramEnd"/>
      <w:r>
        <w:rPr>
          <w:rFonts w:ascii="Times New Roman" w:hAnsi="Times New Roman" w:cs="Times New Roman" w:hint="eastAsia"/>
          <w:b/>
          <w:bCs/>
          <w:color w:val="000000" w:themeColor="text1"/>
          <w:spacing w:val="-6"/>
          <w:sz w:val="24"/>
          <w:szCs w:val="28"/>
        </w:rPr>
        <w:t xml:space="preserve">                                               </w:t>
      </w:r>
      <w:r>
        <w:rPr>
          <w:rFonts w:ascii="Times New Roman" w:hAnsi="Times New Roman" w:cs="Times New Roman" w:hint="eastAsia"/>
          <w:bCs/>
          <w:color w:val="000000" w:themeColor="text1"/>
          <w:sz w:val="24"/>
        </w:rPr>
        <w:t>12/2021-</w:t>
      </w:r>
      <w:r w:rsidR="00F45C14">
        <w:rPr>
          <w:rFonts w:ascii="Times New Roman" w:hAnsi="Times New Roman" w:cs="Times New Roman"/>
          <w:bCs/>
          <w:color w:val="000000" w:themeColor="text1"/>
          <w:sz w:val="24"/>
        </w:rPr>
        <w:t>8</w:t>
      </w:r>
      <w:r w:rsidR="00F45C14">
        <w:rPr>
          <w:rFonts w:ascii="Times New Roman" w:hAnsi="Times New Roman" w:cs="Times New Roman" w:hint="eastAsia"/>
          <w:bCs/>
          <w:color w:val="000000" w:themeColor="text1"/>
          <w:sz w:val="24"/>
        </w:rPr>
        <w:t>/202</w:t>
      </w:r>
      <w:r w:rsidR="00F45C14">
        <w:rPr>
          <w:rFonts w:ascii="Times New Roman" w:hAnsi="Times New Roman" w:cs="Times New Roman"/>
          <w:bCs/>
          <w:color w:val="000000" w:themeColor="text1"/>
          <w:sz w:val="24"/>
        </w:rPr>
        <w:t>3</w:t>
      </w:r>
      <w:r>
        <w:rPr>
          <w:rFonts w:ascii="Times New Roman" w:hAnsi="Times New Roman" w:cs="Times New Roman" w:hint="eastAsia"/>
          <w:b/>
          <w:bCs/>
          <w:color w:val="000000" w:themeColor="text1"/>
          <w:spacing w:val="-6"/>
          <w:sz w:val="24"/>
          <w:szCs w:val="28"/>
        </w:rPr>
        <w:t xml:space="preserve"> </w:t>
      </w:r>
    </w:p>
    <w:p w14:paraId="4D60B785" w14:textId="77777777" w:rsidR="003233AE" w:rsidRDefault="004A4CC5">
      <w:pPr>
        <w:pStyle w:val="ab"/>
        <w:numPr>
          <w:ilvl w:val="0"/>
          <w:numId w:val="1"/>
        </w:numPr>
        <w:snapToGrid w:val="0"/>
        <w:spacing w:line="264" w:lineRule="auto"/>
        <w:ind w:firstLineChars="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Created an Innovation Management System, and introduced it to collaborative enterprises such as Ericsson and Budweiser to help them identify the significant advice and feedback from internal and external consumers while improving the production process; </w:t>
      </w:r>
    </w:p>
    <w:p w14:paraId="126D5345" w14:textId="4DD9876C" w:rsidR="003233AE" w:rsidRPr="00601F8E" w:rsidRDefault="004A4CC5">
      <w:pPr>
        <w:pStyle w:val="ab"/>
        <w:numPr>
          <w:ilvl w:val="0"/>
          <w:numId w:val="1"/>
        </w:numPr>
        <w:snapToGrid w:val="0"/>
        <w:spacing w:line="264" w:lineRule="auto"/>
        <w:ind w:firstLineChars="0"/>
        <w:rPr>
          <w:rFonts w:ascii="Times New Roman" w:hAnsi="Times New Roman" w:cs="Times New Roman"/>
          <w:sz w:val="22"/>
        </w:rPr>
      </w:pPr>
      <w:r w:rsidRPr="00601F8E">
        <w:rPr>
          <w:rFonts w:ascii="Times New Roman" w:hAnsi="Times New Roman" w:cs="Times New Roman" w:hint="eastAsia"/>
          <w:sz w:val="22"/>
        </w:rPr>
        <w:t xml:space="preserve">Based on the </w:t>
      </w:r>
      <w:r w:rsidR="008E1245" w:rsidRPr="00601F8E">
        <w:rPr>
          <w:rFonts w:ascii="Times New Roman" w:hAnsi="Times New Roman" w:cs="Times New Roman"/>
          <w:sz w:val="22"/>
        </w:rPr>
        <w:t>n</w:t>
      </w:r>
      <w:r w:rsidRPr="00601F8E">
        <w:rPr>
          <w:rFonts w:ascii="Times New Roman" w:hAnsi="Times New Roman" w:cs="Times New Roman" w:hint="eastAsia"/>
          <w:sz w:val="22"/>
        </w:rPr>
        <w:t xml:space="preserve">atural </w:t>
      </w:r>
      <w:r w:rsidR="008E1245" w:rsidRPr="00601F8E">
        <w:rPr>
          <w:rFonts w:ascii="Times New Roman" w:hAnsi="Times New Roman" w:cs="Times New Roman"/>
          <w:sz w:val="22"/>
        </w:rPr>
        <w:t>l</w:t>
      </w:r>
      <w:r w:rsidRPr="00601F8E">
        <w:rPr>
          <w:rFonts w:ascii="Times New Roman" w:hAnsi="Times New Roman" w:cs="Times New Roman" w:hint="eastAsia"/>
          <w:sz w:val="22"/>
        </w:rPr>
        <w:t xml:space="preserve">anguage </w:t>
      </w:r>
      <w:r w:rsidR="008E1245" w:rsidRPr="00601F8E">
        <w:rPr>
          <w:rFonts w:ascii="Times New Roman" w:hAnsi="Times New Roman" w:cs="Times New Roman"/>
          <w:sz w:val="22"/>
        </w:rPr>
        <w:t>p</w:t>
      </w:r>
      <w:r w:rsidRPr="00601F8E">
        <w:rPr>
          <w:rFonts w:ascii="Times New Roman" w:hAnsi="Times New Roman" w:cs="Times New Roman" w:hint="eastAsia"/>
          <w:sz w:val="22"/>
        </w:rPr>
        <w:t xml:space="preserve">rocessing, </w:t>
      </w:r>
      <w:proofErr w:type="gramStart"/>
      <w:r w:rsidRPr="00601F8E">
        <w:rPr>
          <w:rFonts w:ascii="Times New Roman" w:hAnsi="Times New Roman" w:cs="Times New Roman" w:hint="eastAsia"/>
          <w:sz w:val="22"/>
        </w:rPr>
        <w:t>extracted</w:t>
      </w:r>
      <w:proofErr w:type="gramEnd"/>
      <w:r w:rsidRPr="00601F8E">
        <w:rPr>
          <w:rFonts w:ascii="Times New Roman" w:hAnsi="Times New Roman" w:cs="Times New Roman" w:hint="eastAsia"/>
          <w:sz w:val="22"/>
        </w:rPr>
        <w:t xml:space="preserve"> and categorized the core information and special requirements from the</w:t>
      </w:r>
      <w:r w:rsidR="004B7CF8" w:rsidRPr="00601F8E">
        <w:rPr>
          <w:rFonts w:ascii="Times New Roman" w:hAnsi="Times New Roman" w:cs="Times New Roman"/>
          <w:sz w:val="22"/>
        </w:rPr>
        <w:t xml:space="preserve"> </w:t>
      </w:r>
      <w:r w:rsidR="004B7CF8" w:rsidRPr="00601F8E">
        <w:rPr>
          <w:rFonts w:ascii="Times New Roman" w:hAnsi="Times New Roman" w:cs="Times New Roman" w:hint="eastAsia"/>
          <w:sz w:val="22"/>
        </w:rPr>
        <w:t>comments</w:t>
      </w:r>
      <w:r w:rsidR="004B7CF8" w:rsidRPr="00601F8E">
        <w:rPr>
          <w:rFonts w:ascii="Times New Roman" w:hAnsi="Times New Roman" w:cs="Times New Roman"/>
          <w:sz w:val="22"/>
        </w:rPr>
        <w:t xml:space="preserve"> left on the </w:t>
      </w:r>
      <w:r w:rsidRPr="00601F8E">
        <w:rPr>
          <w:rFonts w:ascii="Times New Roman" w:hAnsi="Times New Roman" w:cs="Times New Roman" w:hint="eastAsia"/>
          <w:sz w:val="22"/>
        </w:rPr>
        <w:t xml:space="preserve">internal requirements system of the </w:t>
      </w:r>
      <w:r w:rsidR="008E1245" w:rsidRPr="00601F8E">
        <w:rPr>
          <w:rFonts w:ascii="Times New Roman" w:hAnsi="Times New Roman" w:cs="Times New Roman"/>
          <w:sz w:val="22"/>
        </w:rPr>
        <w:t>c</w:t>
      </w:r>
      <w:r w:rsidRPr="00601F8E">
        <w:rPr>
          <w:rFonts w:ascii="Times New Roman" w:hAnsi="Times New Roman" w:cs="Times New Roman" w:hint="eastAsia"/>
          <w:sz w:val="22"/>
        </w:rPr>
        <w:t>ompany</w:t>
      </w:r>
      <w:r w:rsidR="004B7CF8" w:rsidRPr="00601F8E">
        <w:rPr>
          <w:rFonts w:ascii="Times New Roman" w:hAnsi="Times New Roman" w:cs="Times New Roman"/>
          <w:sz w:val="22"/>
        </w:rPr>
        <w:t xml:space="preserve"> to enhance the improvement of the production</w:t>
      </w:r>
      <w:r w:rsidR="00DF5102" w:rsidRPr="00601F8E">
        <w:rPr>
          <w:rFonts w:ascii="Times New Roman" w:hAnsi="Times New Roman" w:cs="Times New Roman"/>
          <w:sz w:val="22"/>
        </w:rPr>
        <w:t>;</w:t>
      </w:r>
    </w:p>
    <w:p w14:paraId="07202B67" w14:textId="77777777" w:rsidR="003233AE" w:rsidRDefault="004A4CC5">
      <w:pPr>
        <w:pStyle w:val="ab"/>
        <w:numPr>
          <w:ilvl w:val="0"/>
          <w:numId w:val="1"/>
        </w:numPr>
        <w:snapToGrid w:val="0"/>
        <w:spacing w:after="60" w:line="264" w:lineRule="auto"/>
        <w:ind w:firstLineChars="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Was responsible for the modules of access control and role control for the innovation management system;</w:t>
      </w:r>
    </w:p>
    <w:p w14:paraId="782DBDC5" w14:textId="0001017D" w:rsidR="003233AE" w:rsidRDefault="004A4CC5">
      <w:pPr>
        <w:tabs>
          <w:tab w:val="right" w:pos="10348"/>
        </w:tabs>
        <w:snapToGrid w:val="0"/>
        <w:spacing w:line="264" w:lineRule="auto"/>
        <w:ind w:firstLineChars="60" w:firstLine="140"/>
        <w:jc w:val="left"/>
        <w:rPr>
          <w:rFonts w:ascii="Times New Roman" w:hAnsi="Times New Roman" w:cs="Times New Roman"/>
          <w:b/>
          <w:bCs/>
          <w:color w:val="000000" w:themeColor="text1"/>
          <w:spacing w:val="-6"/>
          <w:sz w:val="24"/>
          <w:szCs w:val="28"/>
        </w:rPr>
      </w:pPr>
      <w:r>
        <w:rPr>
          <w:rFonts w:ascii="Times New Roman" w:hAnsi="Times New Roman" w:cs="Times New Roman" w:hint="eastAsia"/>
          <w:b/>
          <w:bCs/>
          <w:i/>
          <w:iCs/>
          <w:color w:val="000000" w:themeColor="text1"/>
          <w:spacing w:val="-6"/>
          <w:sz w:val="24"/>
          <w:szCs w:val="28"/>
        </w:rPr>
        <w:t>Senior Developer</w:t>
      </w:r>
      <w:r>
        <w:rPr>
          <w:rFonts w:ascii="Times New Roman" w:hAnsi="Times New Roman" w:cs="Times New Roman" w:hint="eastAsia"/>
          <w:b/>
          <w:bCs/>
          <w:color w:val="000000" w:themeColor="text1"/>
          <w:spacing w:val="-6"/>
          <w:sz w:val="24"/>
          <w:szCs w:val="28"/>
        </w:rPr>
        <w:t xml:space="preserve">, </w:t>
      </w:r>
      <w:proofErr w:type="spellStart"/>
      <w:r>
        <w:rPr>
          <w:rFonts w:ascii="Times New Roman" w:hAnsi="Times New Roman" w:cs="Times New Roman" w:hint="eastAsia"/>
          <w:b/>
          <w:bCs/>
          <w:color w:val="000000" w:themeColor="text1"/>
          <w:spacing w:val="-6"/>
          <w:sz w:val="24"/>
          <w:szCs w:val="28"/>
        </w:rPr>
        <w:t>NavInfo</w:t>
      </w:r>
      <w:proofErr w:type="spellEnd"/>
      <w:r>
        <w:rPr>
          <w:rFonts w:ascii="Times New Roman" w:hAnsi="Times New Roman" w:cs="Times New Roman" w:hint="eastAsia"/>
          <w:b/>
          <w:bCs/>
          <w:color w:val="000000" w:themeColor="text1"/>
          <w:spacing w:val="-6"/>
          <w:sz w:val="24"/>
          <w:szCs w:val="28"/>
        </w:rPr>
        <w:t xml:space="preserve">                                                                                                            </w:t>
      </w:r>
      <w:r>
        <w:rPr>
          <w:rFonts w:ascii="Times New Roman" w:hAnsi="Times New Roman" w:cs="Times New Roman"/>
          <w:bCs/>
          <w:color w:val="000000" w:themeColor="text1"/>
          <w:sz w:val="24"/>
          <w:szCs w:val="24"/>
        </w:rPr>
        <w:t>0</w:t>
      </w:r>
      <w:r>
        <w:rPr>
          <w:rFonts w:ascii="Times New Roman" w:hAnsi="Times New Roman" w:cs="Times New Roman" w:hint="eastAsia"/>
          <w:bCs/>
          <w:color w:val="000000" w:themeColor="text1"/>
          <w:sz w:val="24"/>
          <w:szCs w:val="24"/>
        </w:rPr>
        <w:t>9</w:t>
      </w:r>
      <w:r>
        <w:rPr>
          <w:rFonts w:ascii="Times New Roman" w:hAnsi="Times New Roman" w:cs="Times New Roman"/>
          <w:bCs/>
          <w:color w:val="000000" w:themeColor="text1"/>
          <w:sz w:val="24"/>
          <w:szCs w:val="24"/>
        </w:rPr>
        <w:t>/20</w:t>
      </w:r>
      <w:r>
        <w:rPr>
          <w:rFonts w:ascii="Times New Roman" w:hAnsi="Times New Roman" w:cs="Times New Roman" w:hint="eastAsia"/>
          <w:bCs/>
          <w:color w:val="000000" w:themeColor="text1"/>
          <w:sz w:val="24"/>
          <w:szCs w:val="24"/>
        </w:rPr>
        <w:t>19</w:t>
      </w:r>
      <w:r>
        <w:rPr>
          <w:rFonts w:ascii="Times New Roman" w:hAnsi="Times New Roman" w:cs="Times New Roman" w:hint="eastAsia"/>
          <w:bCs/>
          <w:color w:val="000000" w:themeColor="text1"/>
          <w:sz w:val="24"/>
        </w:rPr>
        <w:t>-</w:t>
      </w:r>
      <w:r>
        <w:rPr>
          <w:rFonts w:ascii="Times New Roman" w:hAnsi="Times New Roman" w:cs="Times New Roman" w:hint="eastAsia"/>
          <w:bCs/>
          <w:color w:val="000000" w:themeColor="text1"/>
          <w:sz w:val="24"/>
          <w:szCs w:val="24"/>
        </w:rPr>
        <w:t>12</w:t>
      </w:r>
      <w:r>
        <w:rPr>
          <w:rFonts w:ascii="Times New Roman" w:hAnsi="Times New Roman" w:cs="Times New Roman"/>
          <w:bCs/>
          <w:color w:val="000000" w:themeColor="text1"/>
          <w:sz w:val="24"/>
          <w:szCs w:val="24"/>
        </w:rPr>
        <w:t>/20</w:t>
      </w:r>
      <w:r>
        <w:rPr>
          <w:rFonts w:ascii="Times New Roman" w:hAnsi="Times New Roman" w:cs="Times New Roman" w:hint="eastAsia"/>
          <w:bCs/>
          <w:color w:val="000000" w:themeColor="text1"/>
          <w:sz w:val="24"/>
          <w:szCs w:val="24"/>
        </w:rPr>
        <w:t>21</w:t>
      </w:r>
      <w:r>
        <w:rPr>
          <w:rFonts w:ascii="Times New Roman" w:hAnsi="Times New Roman" w:cs="Times New Roman" w:hint="eastAsia"/>
          <w:b/>
          <w:bCs/>
          <w:color w:val="000000" w:themeColor="text1"/>
          <w:spacing w:val="-6"/>
          <w:sz w:val="24"/>
          <w:szCs w:val="28"/>
        </w:rPr>
        <w:t xml:space="preserve">                                                                                                                                                                                                                                </w:t>
      </w:r>
    </w:p>
    <w:p w14:paraId="5363B0A4" w14:textId="1F880138" w:rsidR="00C64086" w:rsidRPr="00601F8E" w:rsidRDefault="00C64086">
      <w:pPr>
        <w:pStyle w:val="ab"/>
        <w:numPr>
          <w:ilvl w:val="0"/>
          <w:numId w:val="2"/>
        </w:numPr>
        <w:snapToGrid w:val="0"/>
        <w:spacing w:line="264" w:lineRule="auto"/>
        <w:ind w:left="420" w:firstLineChars="0" w:hanging="420"/>
        <w:rPr>
          <w:rFonts w:ascii="Times New Roman" w:hAnsi="Times New Roman" w:cs="Times New Roman"/>
          <w:sz w:val="22"/>
          <w:szCs w:val="21"/>
        </w:rPr>
      </w:pPr>
      <w:r w:rsidRPr="00601F8E">
        <w:rPr>
          <w:rFonts w:ascii="Times New Roman" w:hAnsi="Times New Roman" w:cs="Times New Roman"/>
          <w:sz w:val="22"/>
          <w:szCs w:val="21"/>
        </w:rPr>
        <w:t>Combine</w:t>
      </w:r>
      <w:r w:rsidR="001B0FD1" w:rsidRPr="00601F8E">
        <w:rPr>
          <w:rFonts w:ascii="Times New Roman" w:hAnsi="Times New Roman" w:cs="Times New Roman"/>
          <w:sz w:val="22"/>
          <w:szCs w:val="21"/>
        </w:rPr>
        <w:t>d</w:t>
      </w:r>
      <w:r w:rsidRPr="00601F8E">
        <w:rPr>
          <w:rFonts w:ascii="Times New Roman" w:hAnsi="Times New Roman" w:cs="Times New Roman"/>
          <w:sz w:val="22"/>
          <w:szCs w:val="21"/>
        </w:rPr>
        <w:t xml:space="preserve"> DBSCAN and Graph matching algorithm to match the </w:t>
      </w:r>
      <w:r w:rsidR="0032403C" w:rsidRPr="00601F8E">
        <w:rPr>
          <w:rFonts w:ascii="Times New Roman" w:hAnsi="Times New Roman" w:cs="Times New Roman" w:hint="eastAsia"/>
          <w:sz w:val="22"/>
          <w:szCs w:val="21"/>
        </w:rPr>
        <w:t xml:space="preserve">massive </w:t>
      </w:r>
      <w:r w:rsidR="00A279CC" w:rsidRPr="00601F8E">
        <w:rPr>
          <w:rFonts w:ascii="Times New Roman" w:hAnsi="Times New Roman" w:cs="Times New Roman"/>
          <w:sz w:val="22"/>
          <w:szCs w:val="21"/>
        </w:rPr>
        <w:t>reported</w:t>
      </w:r>
      <w:r w:rsidRPr="00601F8E">
        <w:rPr>
          <w:rFonts w:ascii="Times New Roman" w:hAnsi="Times New Roman" w:cs="Times New Roman"/>
          <w:sz w:val="22"/>
          <w:szCs w:val="21"/>
        </w:rPr>
        <w:t xml:space="preserve"> data</w:t>
      </w:r>
      <w:r w:rsidR="00A279CC" w:rsidRPr="00601F8E">
        <w:rPr>
          <w:rFonts w:ascii="Times New Roman" w:hAnsi="Times New Roman" w:cs="Times New Roman"/>
          <w:sz w:val="22"/>
          <w:szCs w:val="21"/>
        </w:rPr>
        <w:t xml:space="preserve"> of traffic element</w:t>
      </w:r>
      <w:r w:rsidRPr="00601F8E">
        <w:rPr>
          <w:rFonts w:ascii="Times New Roman" w:hAnsi="Times New Roman" w:cs="Times New Roman"/>
          <w:sz w:val="22"/>
          <w:szCs w:val="21"/>
        </w:rPr>
        <w:t xml:space="preserve"> </w:t>
      </w:r>
      <w:r w:rsidR="00E95AB4" w:rsidRPr="00601F8E">
        <w:rPr>
          <w:rFonts w:ascii="Times New Roman" w:hAnsi="Times New Roman" w:cs="Times New Roman"/>
          <w:sz w:val="22"/>
          <w:szCs w:val="21"/>
        </w:rPr>
        <w:t>with</w:t>
      </w:r>
      <w:r w:rsidRPr="00601F8E">
        <w:rPr>
          <w:rFonts w:ascii="Times New Roman" w:hAnsi="Times New Roman" w:cs="Times New Roman"/>
          <w:sz w:val="22"/>
          <w:szCs w:val="21"/>
        </w:rPr>
        <w:t xml:space="preserve"> the real traffic element</w:t>
      </w:r>
      <w:r w:rsidR="00DF5102" w:rsidRPr="00601F8E">
        <w:rPr>
          <w:rFonts w:ascii="Times New Roman" w:hAnsi="Times New Roman" w:cs="Times New Roman"/>
          <w:sz w:val="22"/>
          <w:szCs w:val="21"/>
        </w:rPr>
        <w:t>;</w:t>
      </w:r>
    </w:p>
    <w:p w14:paraId="6BA21AC3" w14:textId="6449D1DC" w:rsidR="003233AE" w:rsidRDefault="004A4CC5">
      <w:pPr>
        <w:pStyle w:val="ab"/>
        <w:numPr>
          <w:ilvl w:val="0"/>
          <w:numId w:val="2"/>
        </w:numPr>
        <w:snapToGrid w:val="0"/>
        <w:spacing w:line="264" w:lineRule="auto"/>
        <w:ind w:left="420" w:firstLineChars="0" w:hanging="420"/>
        <w:rPr>
          <w:rFonts w:ascii="Times New Roman" w:hAnsi="Times New Roman" w:cs="Times New Roman"/>
          <w:color w:val="000000" w:themeColor="text1"/>
          <w:sz w:val="22"/>
          <w:szCs w:val="21"/>
        </w:rPr>
      </w:pPr>
      <w:r>
        <w:rPr>
          <w:rFonts w:ascii="Times New Roman" w:hAnsi="Times New Roman" w:cs="Times New Roman" w:hint="eastAsia"/>
          <w:color w:val="000000" w:themeColor="text1"/>
          <w:sz w:val="22"/>
          <w:szCs w:val="21"/>
        </w:rPr>
        <w:t xml:space="preserve">Was responsible for coding the module of stream process and the massive </w:t>
      </w:r>
      <w:r w:rsidR="0032403C">
        <w:rPr>
          <w:rFonts w:ascii="Times New Roman" w:hAnsi="Times New Roman" w:cs="Times New Roman"/>
          <w:color w:val="000000" w:themeColor="text1"/>
          <w:sz w:val="22"/>
          <w:szCs w:val="21"/>
        </w:rPr>
        <w:t>data</w:t>
      </w:r>
      <w:r>
        <w:rPr>
          <w:rFonts w:ascii="Times New Roman" w:hAnsi="Times New Roman" w:cs="Times New Roman" w:hint="eastAsia"/>
          <w:color w:val="000000" w:themeColor="text1"/>
          <w:sz w:val="22"/>
          <w:szCs w:val="21"/>
        </w:rPr>
        <w:t xml:space="preserve"> from the terminal, integrated the algorithm to change the image data to the vector data;</w:t>
      </w:r>
    </w:p>
    <w:p w14:paraId="44E991CB" w14:textId="3F279D4A" w:rsidR="003233AE" w:rsidRPr="00601F8E" w:rsidRDefault="004A4CC5">
      <w:pPr>
        <w:pStyle w:val="ab"/>
        <w:numPr>
          <w:ilvl w:val="0"/>
          <w:numId w:val="2"/>
        </w:numPr>
        <w:snapToGrid w:val="0"/>
        <w:spacing w:line="264" w:lineRule="auto"/>
        <w:ind w:left="420" w:firstLineChars="0" w:hanging="420"/>
        <w:rPr>
          <w:rFonts w:ascii="Times New Roman" w:hAnsi="Times New Roman" w:cs="Times New Roman"/>
          <w:sz w:val="22"/>
          <w:szCs w:val="21"/>
        </w:rPr>
      </w:pPr>
      <w:r w:rsidRPr="00601F8E">
        <w:rPr>
          <w:rFonts w:ascii="Times New Roman" w:hAnsi="Times New Roman" w:cs="Times New Roman" w:hint="eastAsia"/>
          <w:sz w:val="22"/>
          <w:szCs w:val="21"/>
        </w:rPr>
        <w:t>Analyzed the</w:t>
      </w:r>
      <w:r w:rsidR="003F5EB4" w:rsidRPr="00601F8E">
        <w:rPr>
          <w:rFonts w:ascii="Times New Roman" w:hAnsi="Times New Roman" w:cs="Times New Roman" w:hint="eastAsia"/>
          <w:sz w:val="22"/>
          <w:szCs w:val="21"/>
        </w:rPr>
        <w:t xml:space="preserve"> massive</w:t>
      </w:r>
      <w:r w:rsidRPr="00601F8E">
        <w:rPr>
          <w:rFonts w:ascii="Times New Roman" w:hAnsi="Times New Roman" w:cs="Times New Roman" w:hint="eastAsia"/>
          <w:sz w:val="22"/>
          <w:szCs w:val="21"/>
        </w:rPr>
        <w:t xml:space="preserve"> vector data post-back from the terminal on the car, and excavated the existing varied traffic features compared with the real </w:t>
      </w:r>
      <w:r w:rsidR="00F14C59" w:rsidRPr="00601F8E">
        <w:rPr>
          <w:rFonts w:ascii="Times New Roman" w:hAnsi="Times New Roman" w:cs="Times New Roman"/>
          <w:sz w:val="22"/>
          <w:szCs w:val="21"/>
        </w:rPr>
        <w:t xml:space="preserve">digital </w:t>
      </w:r>
      <w:r w:rsidRPr="00601F8E">
        <w:rPr>
          <w:rFonts w:ascii="Times New Roman" w:hAnsi="Times New Roman" w:cs="Times New Roman" w:hint="eastAsia"/>
          <w:sz w:val="22"/>
          <w:szCs w:val="21"/>
        </w:rPr>
        <w:t>map such as signs of messages and gas stations;</w:t>
      </w:r>
    </w:p>
    <w:p w14:paraId="4F8AE266" w14:textId="33CB1F49" w:rsidR="003233AE" w:rsidRDefault="004A4CC5">
      <w:pPr>
        <w:pStyle w:val="ab"/>
        <w:numPr>
          <w:ilvl w:val="0"/>
          <w:numId w:val="2"/>
        </w:numPr>
        <w:snapToGrid w:val="0"/>
        <w:spacing w:after="60" w:line="264" w:lineRule="auto"/>
        <w:ind w:left="420" w:firstLineChars="0" w:hanging="420"/>
        <w:rPr>
          <w:rFonts w:ascii="Times New Roman" w:hAnsi="Times New Roman" w:cs="Times New Roman"/>
          <w:color w:val="000000" w:themeColor="text1"/>
          <w:sz w:val="22"/>
          <w:szCs w:val="21"/>
        </w:rPr>
      </w:pPr>
      <w:r w:rsidRPr="00601F8E">
        <w:rPr>
          <w:rFonts w:ascii="Times New Roman" w:hAnsi="Times New Roman" w:cs="Times New Roman"/>
          <w:sz w:val="22"/>
          <w:szCs w:val="21"/>
        </w:rPr>
        <w:t xml:space="preserve">Based on the initial analysis of </w:t>
      </w:r>
      <w:r w:rsidRPr="00601F8E">
        <w:rPr>
          <w:rFonts w:ascii="Times New Roman" w:hAnsi="Times New Roman" w:cs="Times New Roman" w:hint="eastAsia"/>
          <w:sz w:val="22"/>
          <w:szCs w:val="21"/>
        </w:rPr>
        <w:t>all the</w:t>
      </w:r>
      <w:r w:rsidRPr="00601F8E">
        <w:rPr>
          <w:rFonts w:ascii="Times New Roman" w:hAnsi="Times New Roman" w:cs="Times New Roman"/>
          <w:sz w:val="22"/>
          <w:szCs w:val="21"/>
        </w:rPr>
        <w:t xml:space="preserve"> traffic feature</w:t>
      </w:r>
      <w:r w:rsidRPr="00601F8E">
        <w:rPr>
          <w:rFonts w:ascii="Times New Roman" w:hAnsi="Times New Roman" w:cs="Times New Roman" w:hint="eastAsia"/>
          <w:sz w:val="22"/>
          <w:szCs w:val="21"/>
        </w:rPr>
        <w:t>s</w:t>
      </w:r>
      <w:r w:rsidRPr="00601F8E">
        <w:rPr>
          <w:rFonts w:ascii="Times New Roman" w:hAnsi="Times New Roman" w:cs="Times New Roman"/>
          <w:sz w:val="22"/>
          <w:szCs w:val="21"/>
        </w:rPr>
        <w:t>, des</w:t>
      </w:r>
      <w:r>
        <w:rPr>
          <w:rFonts w:ascii="Times New Roman" w:hAnsi="Times New Roman" w:cs="Times New Roman"/>
          <w:color w:val="000000" w:themeColor="text1"/>
          <w:sz w:val="22"/>
          <w:szCs w:val="21"/>
        </w:rPr>
        <w:t>ig</w:t>
      </w:r>
      <w:r>
        <w:rPr>
          <w:rFonts w:ascii="Times New Roman" w:hAnsi="Times New Roman" w:cs="Times New Roman" w:hint="eastAsia"/>
          <w:color w:val="000000" w:themeColor="text1"/>
          <w:sz w:val="22"/>
          <w:szCs w:val="21"/>
        </w:rPr>
        <w:t>ned</w:t>
      </w:r>
      <w:r>
        <w:rPr>
          <w:rFonts w:ascii="Times New Roman" w:hAnsi="Times New Roman" w:cs="Times New Roman"/>
          <w:color w:val="000000" w:themeColor="text1"/>
          <w:sz w:val="22"/>
          <w:szCs w:val="21"/>
        </w:rPr>
        <w:t xml:space="preserve"> the</w:t>
      </w:r>
      <w:r w:rsidR="00F14C59">
        <w:rPr>
          <w:rFonts w:ascii="Times New Roman" w:hAnsi="Times New Roman" w:cs="Times New Roman"/>
          <w:color w:val="000000" w:themeColor="text1"/>
          <w:sz w:val="22"/>
          <w:szCs w:val="21"/>
        </w:rPr>
        <w:t xml:space="preserve"> enhanced</w:t>
      </w:r>
      <w:r>
        <w:rPr>
          <w:rFonts w:ascii="Times New Roman" w:hAnsi="Times New Roman" w:cs="Times New Roman"/>
          <w:color w:val="000000" w:themeColor="text1"/>
          <w:sz w:val="22"/>
          <w:szCs w:val="21"/>
        </w:rPr>
        <w:t xml:space="preserve"> </w:t>
      </w:r>
      <w:r>
        <w:rPr>
          <w:rFonts w:ascii="Times New Roman" w:hAnsi="Times New Roman" w:cs="Times New Roman" w:hint="eastAsia"/>
          <w:color w:val="000000" w:themeColor="text1"/>
          <w:sz w:val="22"/>
          <w:szCs w:val="21"/>
        </w:rPr>
        <w:t>Bayes</w:t>
      </w:r>
      <w:r>
        <w:rPr>
          <w:rFonts w:ascii="Times New Roman" w:hAnsi="Times New Roman" w:cs="Times New Roman"/>
          <w:color w:val="000000" w:themeColor="text1"/>
          <w:sz w:val="22"/>
          <w:szCs w:val="21"/>
        </w:rPr>
        <w:t xml:space="preserve"> algorithm to calculate the existing rate of the traffic feature</w:t>
      </w:r>
      <w:r>
        <w:rPr>
          <w:rFonts w:ascii="Times New Roman" w:hAnsi="Times New Roman" w:cs="Times New Roman" w:hint="eastAsia"/>
          <w:color w:val="000000" w:themeColor="text1"/>
          <w:sz w:val="22"/>
          <w:szCs w:val="21"/>
        </w:rPr>
        <w:t>s;</w:t>
      </w:r>
    </w:p>
    <w:p w14:paraId="79F892E1" w14:textId="3A06F154" w:rsidR="00B40A55" w:rsidRPr="00B40A55" w:rsidRDefault="00B40A55" w:rsidP="00B40A55">
      <w:pPr>
        <w:pStyle w:val="ab"/>
        <w:numPr>
          <w:ilvl w:val="0"/>
          <w:numId w:val="2"/>
        </w:numPr>
        <w:snapToGrid w:val="0"/>
        <w:spacing w:line="264" w:lineRule="auto"/>
        <w:ind w:left="420" w:firstLineChars="0" w:hanging="420"/>
        <w:rPr>
          <w:rFonts w:ascii="Times New Roman" w:hAnsi="Times New Roman" w:cs="Times New Roman"/>
          <w:color w:val="000000" w:themeColor="text1"/>
          <w:sz w:val="22"/>
          <w:szCs w:val="21"/>
        </w:rPr>
      </w:pPr>
      <w:r>
        <w:rPr>
          <w:rFonts w:ascii="Times New Roman" w:hAnsi="Times New Roman" w:cs="Times New Roman" w:hint="eastAsia"/>
          <w:color w:val="000000" w:themeColor="text1"/>
          <w:sz w:val="22"/>
          <w:szCs w:val="21"/>
        </w:rPr>
        <w:t>Generated knowledge graph of the traffic elements based on the result of analysis</w:t>
      </w:r>
      <w:r w:rsidR="004276D8">
        <w:rPr>
          <w:rFonts w:ascii="Times New Roman" w:hAnsi="Times New Roman" w:cs="Times New Roman"/>
          <w:color w:val="000000" w:themeColor="text1"/>
          <w:sz w:val="22"/>
          <w:szCs w:val="21"/>
        </w:rPr>
        <w:t xml:space="preserve"> and show the i</w:t>
      </w:r>
      <w:r w:rsidR="004276D8" w:rsidRPr="004276D8">
        <w:rPr>
          <w:rFonts w:ascii="Times New Roman" w:hAnsi="Times New Roman" w:cs="Times New Roman"/>
          <w:color w:val="000000" w:themeColor="text1"/>
          <w:sz w:val="22"/>
          <w:szCs w:val="21"/>
        </w:rPr>
        <w:t xml:space="preserve">nference and </w:t>
      </w:r>
      <w:r w:rsidR="004276D8">
        <w:rPr>
          <w:rFonts w:ascii="Times New Roman" w:hAnsi="Times New Roman" w:cs="Times New Roman"/>
          <w:color w:val="000000" w:themeColor="text1"/>
          <w:sz w:val="22"/>
          <w:szCs w:val="21"/>
        </w:rPr>
        <w:t>d</w:t>
      </w:r>
      <w:r w:rsidR="004276D8" w:rsidRPr="004276D8">
        <w:rPr>
          <w:rFonts w:ascii="Times New Roman" w:hAnsi="Times New Roman" w:cs="Times New Roman"/>
          <w:color w:val="000000" w:themeColor="text1"/>
          <w:sz w:val="22"/>
          <w:szCs w:val="21"/>
        </w:rPr>
        <w:t xml:space="preserve">ecision </w:t>
      </w:r>
      <w:r w:rsidR="004276D8">
        <w:rPr>
          <w:rFonts w:ascii="Times New Roman" w:hAnsi="Times New Roman" w:cs="Times New Roman"/>
          <w:color w:val="000000" w:themeColor="text1"/>
          <w:sz w:val="22"/>
          <w:szCs w:val="21"/>
        </w:rPr>
        <w:t>p</w:t>
      </w:r>
      <w:r w:rsidR="004276D8" w:rsidRPr="004276D8">
        <w:rPr>
          <w:rFonts w:ascii="Times New Roman" w:hAnsi="Times New Roman" w:cs="Times New Roman"/>
          <w:color w:val="000000" w:themeColor="text1"/>
          <w:sz w:val="22"/>
          <w:szCs w:val="21"/>
        </w:rPr>
        <w:t>rocess</w:t>
      </w:r>
      <w:r w:rsidR="00601F8E">
        <w:rPr>
          <w:rFonts w:ascii="Times New Roman" w:hAnsi="Times New Roman" w:cs="Times New Roman"/>
          <w:color w:val="000000" w:themeColor="text1"/>
          <w:sz w:val="22"/>
          <w:szCs w:val="21"/>
        </w:rPr>
        <w:t xml:space="preserve"> v</w:t>
      </w:r>
      <w:r w:rsidR="00601F8E" w:rsidRPr="00601F8E">
        <w:rPr>
          <w:rFonts w:ascii="Times New Roman" w:hAnsi="Times New Roman" w:cs="Times New Roman"/>
          <w:color w:val="000000" w:themeColor="text1"/>
          <w:sz w:val="22"/>
          <w:szCs w:val="21"/>
        </w:rPr>
        <w:t>isually</w:t>
      </w:r>
      <w:r>
        <w:rPr>
          <w:rFonts w:ascii="Times New Roman" w:hAnsi="Times New Roman" w:cs="Times New Roman" w:hint="eastAsia"/>
          <w:color w:val="000000" w:themeColor="text1"/>
          <w:sz w:val="22"/>
          <w:szCs w:val="21"/>
        </w:rPr>
        <w:t>;</w:t>
      </w:r>
    </w:p>
    <w:p w14:paraId="1E1C521A" w14:textId="77777777" w:rsidR="003233AE" w:rsidRDefault="004A4CC5">
      <w:pPr>
        <w:tabs>
          <w:tab w:val="right" w:pos="10348"/>
        </w:tabs>
        <w:snapToGrid w:val="0"/>
        <w:spacing w:line="264" w:lineRule="auto"/>
        <w:ind w:firstLineChars="60" w:firstLine="140"/>
        <w:jc w:val="left"/>
        <w:rPr>
          <w:rFonts w:ascii="Times New Roman" w:hAnsi="Times New Roman" w:cs="Times New Roman"/>
          <w:b/>
          <w:bCs/>
          <w:color w:val="000000" w:themeColor="text1"/>
          <w:spacing w:val="-6"/>
          <w:sz w:val="24"/>
          <w:szCs w:val="28"/>
        </w:rPr>
      </w:pPr>
      <w:r>
        <w:rPr>
          <w:rFonts w:ascii="Times New Roman" w:hAnsi="Times New Roman" w:cs="Times New Roman" w:hint="eastAsia"/>
          <w:b/>
          <w:bCs/>
          <w:i/>
          <w:iCs/>
          <w:color w:val="000000" w:themeColor="text1"/>
          <w:spacing w:val="-6"/>
          <w:sz w:val="24"/>
          <w:szCs w:val="28"/>
        </w:rPr>
        <w:t>Developer</w:t>
      </w:r>
      <w:r>
        <w:rPr>
          <w:rFonts w:ascii="Times New Roman" w:hAnsi="Times New Roman" w:cs="Times New Roman" w:hint="eastAsia"/>
          <w:b/>
          <w:bCs/>
          <w:color w:val="000000" w:themeColor="text1"/>
          <w:spacing w:val="-6"/>
          <w:sz w:val="24"/>
          <w:szCs w:val="28"/>
        </w:rPr>
        <w:t xml:space="preserve">, Ericsson Communication Technology Co., Ltd                                                     </w:t>
      </w:r>
      <w:r>
        <w:rPr>
          <w:rFonts w:ascii="Times New Roman" w:hAnsi="Times New Roman" w:cs="Times New Roman" w:hint="eastAsia"/>
          <w:bCs/>
          <w:color w:val="000000" w:themeColor="text1"/>
          <w:sz w:val="24"/>
          <w:szCs w:val="24"/>
        </w:rPr>
        <w:t>07</w:t>
      </w:r>
      <w:r>
        <w:rPr>
          <w:rFonts w:ascii="Times New Roman" w:hAnsi="Times New Roman" w:cs="Times New Roman"/>
          <w:bCs/>
          <w:color w:val="000000" w:themeColor="text1"/>
          <w:sz w:val="24"/>
          <w:szCs w:val="24"/>
        </w:rPr>
        <w:t>/20</w:t>
      </w:r>
      <w:r>
        <w:rPr>
          <w:rFonts w:ascii="Times New Roman" w:hAnsi="Times New Roman" w:cs="Times New Roman" w:hint="eastAsia"/>
          <w:bCs/>
          <w:color w:val="000000" w:themeColor="text1"/>
          <w:sz w:val="24"/>
          <w:szCs w:val="24"/>
        </w:rPr>
        <w:t>15</w:t>
      </w:r>
      <w:r>
        <w:rPr>
          <w:rFonts w:ascii="Times New Roman" w:hAnsi="Times New Roman" w:cs="Times New Roman"/>
          <w:bCs/>
          <w:color w:val="000000" w:themeColor="text1"/>
          <w:sz w:val="24"/>
          <w:szCs w:val="24"/>
        </w:rPr>
        <w:t>-</w:t>
      </w:r>
      <w:r>
        <w:rPr>
          <w:rFonts w:ascii="Times New Roman" w:hAnsi="Times New Roman" w:cs="Times New Roman" w:hint="eastAsia"/>
          <w:bCs/>
          <w:color w:val="000000" w:themeColor="text1"/>
          <w:sz w:val="24"/>
          <w:szCs w:val="24"/>
        </w:rPr>
        <w:t>09</w:t>
      </w:r>
      <w:r>
        <w:rPr>
          <w:rFonts w:ascii="Times New Roman" w:hAnsi="Times New Roman" w:cs="Times New Roman"/>
          <w:bCs/>
          <w:color w:val="000000" w:themeColor="text1"/>
          <w:sz w:val="24"/>
          <w:szCs w:val="24"/>
        </w:rPr>
        <w:t>/20</w:t>
      </w:r>
      <w:r>
        <w:rPr>
          <w:rFonts w:ascii="Times New Roman" w:hAnsi="Times New Roman" w:cs="Times New Roman" w:hint="eastAsia"/>
          <w:bCs/>
          <w:color w:val="000000" w:themeColor="text1"/>
          <w:sz w:val="24"/>
          <w:szCs w:val="24"/>
        </w:rPr>
        <w:t>19</w:t>
      </w:r>
    </w:p>
    <w:p w14:paraId="3F866A44" w14:textId="51610A8E" w:rsidR="003233AE" w:rsidRDefault="004A4CC5">
      <w:pPr>
        <w:pStyle w:val="ab"/>
        <w:numPr>
          <w:ilvl w:val="0"/>
          <w:numId w:val="2"/>
        </w:numPr>
        <w:snapToGrid w:val="0"/>
        <w:spacing w:line="264" w:lineRule="auto"/>
        <w:ind w:left="420" w:firstLineChars="0" w:hanging="420"/>
        <w:rPr>
          <w:rFonts w:ascii="Times New Roman" w:hAnsi="Times New Roman" w:cs="Times New Roman"/>
          <w:color w:val="000000" w:themeColor="text1"/>
          <w:sz w:val="22"/>
          <w:szCs w:val="21"/>
        </w:rPr>
      </w:pPr>
      <w:r>
        <w:rPr>
          <w:rFonts w:ascii="Times New Roman" w:hAnsi="Times New Roman" w:cs="Times New Roman" w:hint="eastAsia"/>
          <w:color w:val="000000" w:themeColor="text1"/>
          <w:sz w:val="22"/>
          <w:szCs w:val="21"/>
        </w:rPr>
        <w:t xml:space="preserve">Redesigned the part of 5G features to </w:t>
      </w:r>
      <w:r w:rsidR="006371AE">
        <w:rPr>
          <w:rFonts w:ascii="Times New Roman" w:hAnsi="Times New Roman" w:cs="Times New Roman"/>
          <w:color w:val="000000" w:themeColor="text1"/>
          <w:sz w:val="22"/>
          <w:szCs w:val="21"/>
        </w:rPr>
        <w:t>apply</w:t>
      </w:r>
      <w:r w:rsidR="00A60327">
        <w:rPr>
          <w:rFonts w:ascii="Times New Roman" w:hAnsi="Times New Roman" w:cs="Times New Roman"/>
          <w:color w:val="000000" w:themeColor="text1"/>
          <w:sz w:val="22"/>
          <w:szCs w:val="21"/>
        </w:rPr>
        <w:t xml:space="preserve"> for</w:t>
      </w:r>
      <w:r w:rsidR="00FD249E">
        <w:rPr>
          <w:rFonts w:ascii="Times New Roman" w:hAnsi="Times New Roman" w:cs="Times New Roman"/>
          <w:color w:val="000000" w:themeColor="text1"/>
          <w:sz w:val="22"/>
          <w:szCs w:val="21"/>
        </w:rPr>
        <w:t xml:space="preserve"> </w:t>
      </w:r>
      <w:r>
        <w:rPr>
          <w:rFonts w:ascii="Times New Roman" w:hAnsi="Times New Roman" w:cs="Times New Roman" w:hint="eastAsia"/>
          <w:color w:val="000000" w:themeColor="text1"/>
          <w:sz w:val="22"/>
          <w:szCs w:val="21"/>
        </w:rPr>
        <w:t>4G, strengthened the functions of 4G, and deployed it to the domestic test network;</w:t>
      </w:r>
    </w:p>
    <w:p w14:paraId="22A77CBC" w14:textId="3BF8D3CD" w:rsidR="003233AE" w:rsidRPr="00601F8E" w:rsidRDefault="004A4CC5">
      <w:pPr>
        <w:pStyle w:val="ab"/>
        <w:numPr>
          <w:ilvl w:val="0"/>
          <w:numId w:val="2"/>
        </w:numPr>
        <w:snapToGrid w:val="0"/>
        <w:spacing w:line="264" w:lineRule="auto"/>
        <w:ind w:left="420" w:firstLineChars="0" w:hanging="420"/>
        <w:rPr>
          <w:rFonts w:ascii="Times New Roman" w:hAnsi="Times New Roman" w:cs="Times New Roman"/>
          <w:sz w:val="22"/>
          <w:szCs w:val="21"/>
        </w:rPr>
      </w:pPr>
      <w:r w:rsidRPr="00601F8E">
        <w:rPr>
          <w:rFonts w:ascii="Times New Roman" w:hAnsi="Times New Roman" w:cs="Times New Roman" w:hint="eastAsia"/>
          <w:sz w:val="22"/>
          <w:szCs w:val="21"/>
        </w:rPr>
        <w:t xml:space="preserve">Analyzed the </w:t>
      </w:r>
      <w:r w:rsidR="006B6562" w:rsidRPr="00601F8E">
        <w:rPr>
          <w:rFonts w:ascii="Times New Roman" w:hAnsi="Times New Roman" w:cs="Times New Roman"/>
          <w:sz w:val="22"/>
          <w:szCs w:val="21"/>
        </w:rPr>
        <w:t xml:space="preserve">massive </w:t>
      </w:r>
      <w:r w:rsidRPr="00601F8E">
        <w:rPr>
          <w:rFonts w:ascii="Times New Roman" w:hAnsi="Times New Roman" w:cs="Times New Roman" w:hint="eastAsia"/>
          <w:sz w:val="22"/>
          <w:szCs w:val="21"/>
        </w:rPr>
        <w:t>users</w:t>
      </w:r>
      <w:r w:rsidRPr="00601F8E">
        <w:rPr>
          <w:rFonts w:ascii="Times New Roman" w:hAnsi="Times New Roman" w:cs="Times New Roman"/>
          <w:sz w:val="22"/>
          <w:szCs w:val="21"/>
        </w:rPr>
        <w:t>’</w:t>
      </w:r>
      <w:r w:rsidRPr="00601F8E">
        <w:rPr>
          <w:rFonts w:ascii="Times New Roman" w:hAnsi="Times New Roman" w:cs="Times New Roman" w:hint="eastAsia"/>
          <w:sz w:val="22"/>
          <w:szCs w:val="21"/>
        </w:rPr>
        <w:t xml:space="preserve"> data recorded on the node, and utilized the unsupervised algorithm to </w:t>
      </w:r>
      <w:r w:rsidR="00DF5102" w:rsidRPr="00601F8E">
        <w:rPr>
          <w:rFonts w:ascii="Times New Roman" w:hAnsi="Times New Roman" w:cs="Times New Roman"/>
          <w:sz w:val="22"/>
          <w:szCs w:val="21"/>
        </w:rPr>
        <w:t>discover</w:t>
      </w:r>
      <w:r w:rsidRPr="00601F8E">
        <w:rPr>
          <w:rFonts w:ascii="Times New Roman" w:hAnsi="Times New Roman" w:cs="Times New Roman" w:hint="eastAsia"/>
          <w:sz w:val="22"/>
          <w:szCs w:val="21"/>
        </w:rPr>
        <w:t xml:space="preserve"> the inner running pattern of the network of nodes;</w:t>
      </w:r>
    </w:p>
    <w:p w14:paraId="6CD03E14" w14:textId="233A5AF2" w:rsidR="003233AE" w:rsidRDefault="004A4CC5">
      <w:pPr>
        <w:pStyle w:val="ab"/>
        <w:numPr>
          <w:ilvl w:val="0"/>
          <w:numId w:val="2"/>
        </w:numPr>
        <w:snapToGrid w:val="0"/>
        <w:spacing w:line="264" w:lineRule="auto"/>
        <w:ind w:left="420" w:firstLineChars="0" w:hanging="420"/>
        <w:rPr>
          <w:rFonts w:ascii="Times New Roman" w:hAnsi="Times New Roman" w:cs="Times New Roman"/>
          <w:color w:val="000000" w:themeColor="text1"/>
          <w:sz w:val="22"/>
          <w:szCs w:val="21"/>
        </w:rPr>
      </w:pPr>
      <w:r w:rsidRPr="00601F8E">
        <w:rPr>
          <w:rFonts w:ascii="Times New Roman" w:hAnsi="Times New Roman" w:cs="Times New Roman" w:hint="eastAsia"/>
          <w:sz w:val="22"/>
          <w:szCs w:val="21"/>
        </w:rPr>
        <w:t xml:space="preserve">Designed the appropriate strategy and </w:t>
      </w:r>
      <w:r w:rsidR="00B40A55" w:rsidRPr="00601F8E">
        <w:rPr>
          <w:rFonts w:ascii="Times New Roman" w:hAnsi="Times New Roman" w:cs="Times New Roman"/>
          <w:sz w:val="22"/>
          <w:szCs w:val="21"/>
        </w:rPr>
        <w:t>deep learnin</w:t>
      </w:r>
      <w:r w:rsidR="00B40A55">
        <w:rPr>
          <w:rFonts w:ascii="Times New Roman" w:hAnsi="Times New Roman" w:cs="Times New Roman"/>
          <w:color w:val="000000" w:themeColor="text1"/>
          <w:sz w:val="22"/>
          <w:szCs w:val="21"/>
        </w:rPr>
        <w:t xml:space="preserve">g </w:t>
      </w:r>
      <w:r>
        <w:rPr>
          <w:rFonts w:ascii="Times New Roman" w:hAnsi="Times New Roman" w:cs="Times New Roman" w:hint="eastAsia"/>
          <w:color w:val="000000" w:themeColor="text1"/>
          <w:sz w:val="22"/>
          <w:szCs w:val="21"/>
        </w:rPr>
        <w:t>algorithm to minimize the electric bill of the network;</w:t>
      </w:r>
      <w:r>
        <w:rPr>
          <w:rFonts w:ascii="Times New Roman" w:hAnsi="Times New Roman" w:cs="Times New Roman"/>
          <w:color w:val="000000" w:themeColor="text1"/>
          <w:sz w:val="22"/>
          <w:szCs w:val="21"/>
        </w:rPr>
        <w:t xml:space="preserve">　　</w:t>
      </w:r>
    </w:p>
    <w:p w14:paraId="0BEA7789" w14:textId="77777777" w:rsidR="003233AE" w:rsidRDefault="004A4CC5">
      <w:pPr>
        <w:pStyle w:val="ab"/>
        <w:numPr>
          <w:ilvl w:val="0"/>
          <w:numId w:val="2"/>
        </w:numPr>
        <w:snapToGrid w:val="0"/>
        <w:spacing w:line="264" w:lineRule="auto"/>
        <w:ind w:left="420" w:firstLineChars="0" w:hanging="420"/>
        <w:rPr>
          <w:rFonts w:ascii="Times New Roman" w:hAnsi="Times New Roman" w:cs="Times New Roman"/>
          <w:color w:val="000000" w:themeColor="text1"/>
          <w:sz w:val="22"/>
          <w:szCs w:val="21"/>
        </w:rPr>
      </w:pPr>
      <w:r>
        <w:rPr>
          <w:rFonts w:ascii="Times New Roman" w:hAnsi="Times New Roman" w:cs="Times New Roman" w:hint="eastAsia"/>
          <w:color w:val="000000" w:themeColor="text1"/>
          <w:sz w:val="22"/>
          <w:szCs w:val="21"/>
        </w:rPr>
        <w:t>Led the team to design and code the 5G power-saving platform, including the core algorithm, security strategy, and recovery strategy;</w:t>
      </w:r>
    </w:p>
    <w:p w14:paraId="3CF87665" w14:textId="2273723B" w:rsidR="003233AE" w:rsidRDefault="004A4CC5">
      <w:pPr>
        <w:pStyle w:val="ab"/>
        <w:numPr>
          <w:ilvl w:val="0"/>
          <w:numId w:val="2"/>
        </w:numPr>
        <w:snapToGrid w:val="0"/>
        <w:spacing w:after="140" w:line="264" w:lineRule="auto"/>
        <w:ind w:left="420" w:firstLineChars="0" w:hanging="420"/>
        <w:rPr>
          <w:rFonts w:ascii="Times New Roman" w:hAnsi="Times New Roman" w:cs="Times New Roman"/>
          <w:color w:val="000000" w:themeColor="text1"/>
          <w:sz w:val="22"/>
          <w:szCs w:val="21"/>
        </w:rPr>
      </w:pPr>
      <w:r>
        <w:rPr>
          <w:rFonts w:ascii="Times New Roman" w:hAnsi="Times New Roman" w:cs="Times New Roman" w:hint="eastAsia"/>
          <w:color w:val="000000" w:themeColor="text1"/>
          <w:sz w:val="22"/>
          <w:szCs w:val="21"/>
        </w:rPr>
        <w:t xml:space="preserve">Established a platform that </w:t>
      </w:r>
      <w:r>
        <w:rPr>
          <w:rFonts w:ascii="Times New Roman" w:hAnsi="Times New Roman" w:cs="Times New Roman"/>
          <w:color w:val="000000" w:themeColor="text1"/>
          <w:sz w:val="22"/>
          <w:szCs w:val="21"/>
        </w:rPr>
        <w:t>reduced the electric bill for the teleco</w:t>
      </w:r>
      <w:r>
        <w:rPr>
          <w:rFonts w:ascii="Times New Roman" w:hAnsi="Times New Roman" w:cs="Times New Roman" w:hint="eastAsia"/>
          <w:color w:val="000000" w:themeColor="text1"/>
          <w:sz w:val="22"/>
          <w:szCs w:val="21"/>
        </w:rPr>
        <w:t>mmunication</w:t>
      </w:r>
      <w:r>
        <w:rPr>
          <w:rFonts w:ascii="Times New Roman" w:hAnsi="Times New Roman" w:cs="Times New Roman"/>
          <w:color w:val="000000" w:themeColor="text1"/>
          <w:sz w:val="22"/>
          <w:szCs w:val="21"/>
        </w:rPr>
        <w:t xml:space="preserve"> operator</w:t>
      </w:r>
      <w:r>
        <w:rPr>
          <w:rFonts w:ascii="Times New Roman" w:hAnsi="Times New Roman" w:cs="Times New Roman" w:hint="eastAsia"/>
          <w:color w:val="000000" w:themeColor="text1"/>
          <w:sz w:val="22"/>
          <w:szCs w:val="21"/>
        </w:rPr>
        <w:t>s</w:t>
      </w:r>
      <w:r>
        <w:rPr>
          <w:rFonts w:ascii="Times New Roman" w:hAnsi="Times New Roman" w:cs="Times New Roman"/>
          <w:color w:val="000000" w:themeColor="text1"/>
          <w:sz w:val="22"/>
          <w:szCs w:val="21"/>
        </w:rPr>
        <w:t xml:space="preserve"> by </w:t>
      </w:r>
      <w:r>
        <w:rPr>
          <w:rFonts w:ascii="Times New Roman" w:hAnsi="Times New Roman" w:cs="Times New Roman" w:hint="eastAsia"/>
          <w:color w:val="000000" w:themeColor="text1"/>
          <w:sz w:val="22"/>
          <w:szCs w:val="21"/>
        </w:rPr>
        <w:t xml:space="preserve">13%, the whole system </w:t>
      </w:r>
      <w:r>
        <w:rPr>
          <w:rFonts w:ascii="Times New Roman" w:hAnsi="Times New Roman" w:cs="Times New Roman"/>
          <w:color w:val="000000" w:themeColor="text1"/>
          <w:sz w:val="22"/>
          <w:szCs w:val="21"/>
        </w:rPr>
        <w:t>work</w:t>
      </w:r>
      <w:r>
        <w:rPr>
          <w:rFonts w:ascii="Times New Roman" w:hAnsi="Times New Roman" w:cs="Times New Roman" w:hint="eastAsia"/>
          <w:color w:val="000000" w:themeColor="text1"/>
          <w:sz w:val="22"/>
          <w:szCs w:val="21"/>
        </w:rPr>
        <w:t>ed</w:t>
      </w:r>
      <w:r>
        <w:rPr>
          <w:rFonts w:ascii="Times New Roman" w:hAnsi="Times New Roman" w:cs="Times New Roman"/>
          <w:color w:val="000000" w:themeColor="text1"/>
          <w:sz w:val="22"/>
          <w:szCs w:val="21"/>
        </w:rPr>
        <w:t xml:space="preserve"> for </w:t>
      </w:r>
      <w:r>
        <w:rPr>
          <w:rFonts w:ascii="Times New Roman" w:hAnsi="Times New Roman" w:cs="Times New Roman" w:hint="eastAsia"/>
          <w:color w:val="000000" w:themeColor="text1"/>
          <w:sz w:val="22"/>
          <w:szCs w:val="21"/>
        </w:rPr>
        <w:t>six p</w:t>
      </w:r>
      <w:r>
        <w:rPr>
          <w:rFonts w:ascii="Times New Roman" w:hAnsi="Times New Roman" w:cs="Times New Roman"/>
          <w:color w:val="000000" w:themeColor="text1"/>
          <w:sz w:val="22"/>
          <w:szCs w:val="21"/>
        </w:rPr>
        <w:t>rovinces in China</w:t>
      </w:r>
      <w:r>
        <w:rPr>
          <w:rFonts w:ascii="Times New Roman" w:hAnsi="Times New Roman" w:cs="Times New Roman" w:hint="eastAsia"/>
          <w:color w:val="000000" w:themeColor="text1"/>
          <w:sz w:val="22"/>
          <w:szCs w:val="21"/>
        </w:rPr>
        <w:t>,</w:t>
      </w:r>
      <w:r w:rsidR="00F7154A">
        <w:rPr>
          <w:rFonts w:ascii="Times New Roman" w:hAnsi="Times New Roman" w:cs="Times New Roman"/>
          <w:color w:val="000000" w:themeColor="text1"/>
          <w:sz w:val="22"/>
          <w:szCs w:val="21"/>
        </w:rPr>
        <w:t xml:space="preserve"> </w:t>
      </w:r>
      <w:r>
        <w:rPr>
          <w:rFonts w:ascii="Times New Roman" w:hAnsi="Times New Roman" w:cs="Times New Roman"/>
          <w:color w:val="000000" w:themeColor="text1"/>
          <w:sz w:val="22"/>
          <w:szCs w:val="21"/>
        </w:rPr>
        <w:t>control</w:t>
      </w:r>
      <w:r>
        <w:rPr>
          <w:rFonts w:ascii="Times New Roman" w:hAnsi="Times New Roman" w:cs="Times New Roman" w:hint="eastAsia"/>
          <w:color w:val="000000" w:themeColor="text1"/>
          <w:sz w:val="22"/>
          <w:szCs w:val="21"/>
        </w:rPr>
        <w:t>led</w:t>
      </w:r>
      <w:r>
        <w:rPr>
          <w:rFonts w:ascii="Times New Roman" w:hAnsi="Times New Roman" w:cs="Times New Roman"/>
          <w:color w:val="000000" w:themeColor="text1"/>
          <w:sz w:val="22"/>
          <w:szCs w:val="21"/>
        </w:rPr>
        <w:t xml:space="preserve"> thousands of</w:t>
      </w:r>
      <w:r>
        <w:rPr>
          <w:rFonts w:ascii="Times New Roman" w:hAnsi="Times New Roman" w:cs="Times New Roman" w:hint="eastAsia"/>
          <w:color w:val="000000" w:themeColor="text1"/>
          <w:sz w:val="22"/>
          <w:szCs w:val="21"/>
        </w:rPr>
        <w:t xml:space="preserve"> </w:t>
      </w:r>
      <w:r>
        <w:rPr>
          <w:rFonts w:ascii="Times New Roman" w:hAnsi="Times New Roman" w:cs="Times New Roman"/>
          <w:color w:val="000000" w:themeColor="text1"/>
          <w:sz w:val="22"/>
          <w:szCs w:val="21"/>
        </w:rPr>
        <w:t>5G nodes</w:t>
      </w:r>
      <w:r w:rsidR="00C81F06">
        <w:rPr>
          <w:rFonts w:ascii="Times New Roman" w:hAnsi="Times New Roman" w:cs="Times New Roman"/>
          <w:color w:val="000000" w:themeColor="text1"/>
          <w:sz w:val="22"/>
          <w:szCs w:val="21"/>
        </w:rPr>
        <w:t xml:space="preserve"> which</w:t>
      </w:r>
      <w:r>
        <w:rPr>
          <w:rFonts w:ascii="Times New Roman" w:hAnsi="Times New Roman" w:cs="Times New Roman" w:hint="eastAsia"/>
          <w:color w:val="000000" w:themeColor="text1"/>
          <w:sz w:val="22"/>
          <w:szCs w:val="21"/>
        </w:rPr>
        <w:t xml:space="preserve"> served</w:t>
      </w:r>
      <w:r>
        <w:rPr>
          <w:rFonts w:ascii="Times New Roman" w:hAnsi="Times New Roman" w:cs="Times New Roman"/>
          <w:color w:val="000000" w:themeColor="text1"/>
          <w:sz w:val="22"/>
          <w:szCs w:val="21"/>
        </w:rPr>
        <w:t xml:space="preserve"> almost 100 million people</w:t>
      </w:r>
      <w:r>
        <w:rPr>
          <w:rFonts w:ascii="Times New Roman" w:hAnsi="Times New Roman" w:cs="Times New Roman" w:hint="eastAsia"/>
          <w:color w:val="000000" w:themeColor="text1"/>
          <w:sz w:val="22"/>
          <w:szCs w:val="21"/>
        </w:rPr>
        <w:t>;</w:t>
      </w:r>
    </w:p>
    <w:p w14:paraId="08B9F1F9" w14:textId="77777777" w:rsidR="00601F8E" w:rsidRDefault="00601F8E">
      <w:pPr>
        <w:pStyle w:val="ab"/>
        <w:numPr>
          <w:ilvl w:val="0"/>
          <w:numId w:val="2"/>
        </w:numPr>
        <w:snapToGrid w:val="0"/>
        <w:spacing w:after="140" w:line="264" w:lineRule="auto"/>
        <w:ind w:left="420" w:firstLineChars="0" w:hanging="420"/>
        <w:rPr>
          <w:rFonts w:ascii="Times New Roman" w:hAnsi="Times New Roman" w:cs="Times New Roman"/>
          <w:color w:val="000000" w:themeColor="text1"/>
          <w:sz w:val="22"/>
          <w:szCs w:val="21"/>
        </w:rPr>
      </w:pPr>
    </w:p>
    <w:p w14:paraId="22E2E04D" w14:textId="77777777" w:rsidR="003233AE" w:rsidRDefault="004A4CC5">
      <w:pPr>
        <w:pBdr>
          <w:bottom w:val="single" w:sz="12" w:space="0" w:color="auto"/>
        </w:pBdr>
        <w:snapToGrid w:val="0"/>
        <w:spacing w:line="288" w:lineRule="auto"/>
        <w:jc w:val="left"/>
        <w:rPr>
          <w:rFonts w:ascii="Times New Roman" w:hAnsi="Times New Roman" w:cs="Times New Roman"/>
          <w:b/>
          <w:bCs/>
          <w:color w:val="000000" w:themeColor="text1"/>
          <w:sz w:val="32"/>
          <w:szCs w:val="32"/>
        </w:rPr>
      </w:pPr>
      <w:r>
        <w:rPr>
          <w:rFonts w:ascii="Times New Roman" w:hAnsi="Times New Roman" w:cs="Times New Roman" w:hint="eastAsia"/>
          <w:b/>
          <w:bCs/>
          <w:color w:val="000000" w:themeColor="text1"/>
          <w:sz w:val="32"/>
          <w:szCs w:val="32"/>
        </w:rPr>
        <w:lastRenderedPageBreak/>
        <w:t xml:space="preserve">Additional Information </w:t>
      </w:r>
    </w:p>
    <w:p w14:paraId="74C3BB1E" w14:textId="77777777" w:rsidR="003233AE" w:rsidRDefault="004A4CC5">
      <w:pPr>
        <w:pStyle w:val="ab"/>
        <w:numPr>
          <w:ilvl w:val="0"/>
          <w:numId w:val="2"/>
        </w:numPr>
        <w:snapToGrid w:val="0"/>
        <w:spacing w:line="288" w:lineRule="auto"/>
        <w:ind w:left="420" w:firstLineChars="0" w:hanging="420"/>
        <w:rPr>
          <w:rFonts w:ascii="Times New Roman" w:hAnsi="Times New Roman" w:cs="Times New Roman"/>
          <w:color w:val="000000" w:themeColor="text1"/>
          <w:sz w:val="22"/>
        </w:rPr>
      </w:pPr>
      <w:r>
        <w:rPr>
          <w:rFonts w:ascii="Times New Roman" w:hAnsi="Times New Roman" w:cs="Times New Roman" w:hint="eastAsia"/>
          <w:color w:val="000000" w:themeColor="text1"/>
          <w:sz w:val="22"/>
        </w:rPr>
        <w:t xml:space="preserve">Language Proficiency: Mandarin (fluent), </w:t>
      </w:r>
      <w:r>
        <w:rPr>
          <w:rFonts w:ascii="Times New Roman" w:hAnsi="Times New Roman" w:cs="Times New Roman" w:hint="eastAsia"/>
          <w:bCs/>
          <w:color w:val="000000" w:themeColor="text1"/>
          <w:sz w:val="22"/>
          <w:szCs w:val="21"/>
        </w:rPr>
        <w:t>English (high proficiency</w:t>
      </w:r>
      <w:r>
        <w:rPr>
          <w:rFonts w:ascii="Times New Roman" w:hAnsi="Times New Roman" w:cs="Times New Roman" w:hint="eastAsia"/>
          <w:color w:val="000000" w:themeColor="text1"/>
          <w:sz w:val="22"/>
        </w:rPr>
        <w:t>);</w:t>
      </w:r>
    </w:p>
    <w:p w14:paraId="420FFECF" w14:textId="5A6956B6" w:rsidR="00687DA8" w:rsidRPr="009D36C8" w:rsidRDefault="004A4CC5" w:rsidP="00687DA8">
      <w:pPr>
        <w:pStyle w:val="ab"/>
        <w:numPr>
          <w:ilvl w:val="0"/>
          <w:numId w:val="2"/>
        </w:numPr>
        <w:snapToGrid w:val="0"/>
        <w:spacing w:line="288" w:lineRule="auto"/>
        <w:ind w:left="420" w:firstLineChars="0" w:hanging="420"/>
        <w:jc w:val="left"/>
        <w:rPr>
          <w:color w:val="000000" w:themeColor="text1"/>
        </w:rPr>
      </w:pPr>
      <w:r>
        <w:rPr>
          <w:rFonts w:ascii="Times New Roman" w:hAnsi="Times New Roman" w:cs="Times New Roman" w:hint="eastAsia"/>
          <w:color w:val="000000" w:themeColor="text1"/>
          <w:sz w:val="22"/>
          <w:szCs w:val="21"/>
        </w:rPr>
        <w:t>Skills</w:t>
      </w:r>
      <w:r>
        <w:rPr>
          <w:rFonts w:ascii="Times New Roman" w:hAnsi="Times New Roman" w:cs="Times New Roman"/>
          <w:color w:val="000000" w:themeColor="text1"/>
          <w:sz w:val="22"/>
          <w:szCs w:val="21"/>
        </w:rPr>
        <w:t>: Microsoft Office</w:t>
      </w:r>
      <w:r>
        <w:rPr>
          <w:rFonts w:ascii="Times New Roman" w:hAnsi="Times New Roman" w:cs="Times New Roman" w:hint="eastAsia"/>
          <w:color w:val="000000" w:themeColor="text1"/>
          <w:sz w:val="22"/>
          <w:szCs w:val="21"/>
        </w:rPr>
        <w:t xml:space="preserve"> (Word, Excel, PowerPoint), </w:t>
      </w:r>
      <w:r w:rsidR="00A0019F" w:rsidRPr="00FF6E4F">
        <w:rPr>
          <w:rFonts w:ascii="Times New Roman" w:hAnsi="Times New Roman" w:cs="Times New Roman"/>
          <w:color w:val="000000" w:themeColor="text1"/>
          <w:sz w:val="22"/>
          <w:szCs w:val="21"/>
        </w:rPr>
        <w:t>Proficient</w:t>
      </w:r>
      <w:r w:rsidR="00A0019F">
        <w:rPr>
          <w:rFonts w:ascii="Times New Roman" w:hAnsi="Times New Roman" w:cs="Times New Roman"/>
          <w:color w:val="000000" w:themeColor="text1"/>
          <w:sz w:val="22"/>
          <w:szCs w:val="21"/>
        </w:rPr>
        <w:t xml:space="preserve"> in</w:t>
      </w:r>
      <w:r>
        <w:rPr>
          <w:rFonts w:ascii="Times New Roman" w:hAnsi="Times New Roman" w:cs="Times New Roman" w:hint="eastAsia"/>
          <w:color w:val="000000" w:themeColor="text1"/>
          <w:sz w:val="22"/>
          <w:szCs w:val="21"/>
        </w:rPr>
        <w:t xml:space="preserve"> </w:t>
      </w:r>
      <w:r w:rsidR="00CE6F9D">
        <w:rPr>
          <w:rFonts w:ascii="Times New Roman" w:hAnsi="Times New Roman" w:cs="Times New Roman"/>
          <w:color w:val="000000" w:themeColor="text1"/>
          <w:sz w:val="22"/>
          <w:szCs w:val="21"/>
        </w:rPr>
        <w:t>Java,</w:t>
      </w:r>
      <w:r w:rsidR="00F45C14">
        <w:rPr>
          <w:rFonts w:ascii="Times New Roman" w:hAnsi="Times New Roman" w:cs="Times New Roman"/>
          <w:color w:val="000000" w:themeColor="text1"/>
          <w:sz w:val="22"/>
          <w:szCs w:val="21"/>
        </w:rPr>
        <w:t xml:space="preserve"> </w:t>
      </w:r>
      <w:r>
        <w:rPr>
          <w:rFonts w:ascii="Times New Roman" w:hAnsi="Times New Roman" w:cs="Times New Roman" w:hint="eastAsia"/>
          <w:color w:val="000000" w:themeColor="text1"/>
          <w:sz w:val="22"/>
          <w:szCs w:val="21"/>
        </w:rPr>
        <w:t xml:space="preserve">Python, </w:t>
      </w:r>
      <w:proofErr w:type="spellStart"/>
      <w:r>
        <w:rPr>
          <w:rFonts w:ascii="Times New Roman" w:hAnsi="Times New Roman" w:cs="Times New Roman" w:hint="eastAsia"/>
          <w:color w:val="000000" w:themeColor="text1"/>
          <w:sz w:val="22"/>
          <w:szCs w:val="21"/>
        </w:rPr>
        <w:t>Pytorch</w:t>
      </w:r>
      <w:proofErr w:type="spellEnd"/>
      <w:r>
        <w:rPr>
          <w:rFonts w:ascii="Times New Roman" w:hAnsi="Times New Roman" w:cs="Times New Roman" w:hint="eastAsia"/>
          <w:color w:val="000000" w:themeColor="text1"/>
          <w:sz w:val="22"/>
          <w:szCs w:val="21"/>
        </w:rPr>
        <w:t xml:space="preserve">, MySQL, Redis, Kafka, </w:t>
      </w:r>
      <w:proofErr w:type="spellStart"/>
      <w:r>
        <w:rPr>
          <w:rFonts w:ascii="Times New Roman" w:hAnsi="Times New Roman" w:cs="Times New Roman" w:hint="eastAsia"/>
          <w:color w:val="000000" w:themeColor="text1"/>
          <w:sz w:val="22"/>
          <w:szCs w:val="21"/>
        </w:rPr>
        <w:t>Hbase</w:t>
      </w:r>
      <w:proofErr w:type="spellEnd"/>
      <w:r>
        <w:rPr>
          <w:rFonts w:ascii="Times New Roman" w:hAnsi="Times New Roman" w:cs="Times New Roman" w:hint="eastAsia"/>
          <w:color w:val="000000" w:themeColor="text1"/>
          <w:sz w:val="22"/>
          <w:szCs w:val="21"/>
        </w:rPr>
        <w:t>;</w:t>
      </w:r>
    </w:p>
    <w:p w14:paraId="115AAB21" w14:textId="03B861D5" w:rsidR="00687DA8" w:rsidDel="00311BBA" w:rsidRDefault="00687DA8" w:rsidP="00687DA8">
      <w:pPr>
        <w:pStyle w:val="ab"/>
        <w:numPr>
          <w:ilvl w:val="0"/>
          <w:numId w:val="2"/>
        </w:numPr>
        <w:snapToGrid w:val="0"/>
        <w:spacing w:line="288" w:lineRule="auto"/>
        <w:ind w:left="420" w:firstLineChars="0" w:hanging="420"/>
        <w:rPr>
          <w:del w:id="23" w:author="SY" w:date="2023-11-05T10:40:00Z"/>
          <w:rFonts w:ascii="Times New Roman" w:hAnsi="Times New Roman" w:cs="Times New Roman"/>
          <w:color w:val="000000" w:themeColor="text1"/>
          <w:sz w:val="22"/>
        </w:rPr>
      </w:pPr>
      <w:commentRangeStart w:id="24"/>
      <w:del w:id="25" w:author="SY" w:date="2023-11-05T10:40:00Z">
        <w:r w:rsidDel="00311BBA">
          <w:rPr>
            <w:rFonts w:ascii="Times New Roman" w:hAnsi="Times New Roman" w:cs="Times New Roman" w:hint="eastAsia"/>
            <w:color w:val="000000" w:themeColor="text1"/>
            <w:sz w:val="22"/>
          </w:rPr>
          <w:delText>Language</w:delText>
        </w:r>
      </w:del>
      <w:commentRangeEnd w:id="24"/>
      <w:r w:rsidR="00311BBA">
        <w:rPr>
          <w:rStyle w:val="ad"/>
        </w:rPr>
        <w:commentReference w:id="24"/>
      </w:r>
      <w:del w:id="26" w:author="SY" w:date="2023-11-05T10:40:00Z">
        <w:r w:rsidDel="00311BBA">
          <w:rPr>
            <w:rFonts w:ascii="Times New Roman" w:hAnsi="Times New Roman" w:cs="Times New Roman" w:hint="eastAsia"/>
            <w:color w:val="000000" w:themeColor="text1"/>
            <w:sz w:val="22"/>
          </w:rPr>
          <w:delText xml:space="preserve"> Proficiency: Mandarin (fluent), </w:delText>
        </w:r>
        <w:r w:rsidDel="00311BBA">
          <w:rPr>
            <w:rFonts w:ascii="Times New Roman" w:hAnsi="Times New Roman" w:cs="Times New Roman" w:hint="eastAsia"/>
            <w:bCs/>
            <w:color w:val="000000" w:themeColor="text1"/>
            <w:sz w:val="22"/>
            <w:szCs w:val="21"/>
          </w:rPr>
          <w:delText>English (high proficiency</w:delText>
        </w:r>
        <w:r w:rsidDel="00311BBA">
          <w:rPr>
            <w:rFonts w:ascii="Times New Roman" w:hAnsi="Times New Roman" w:cs="Times New Roman" w:hint="eastAsia"/>
            <w:color w:val="000000" w:themeColor="text1"/>
            <w:sz w:val="22"/>
          </w:rPr>
          <w:delText>);</w:delText>
        </w:r>
      </w:del>
    </w:p>
    <w:p w14:paraId="1A5E397B" w14:textId="57A6CEE6" w:rsidR="00366A28" w:rsidRPr="00311BBA" w:rsidDel="00311BBA" w:rsidRDefault="00687DA8" w:rsidP="00311BBA">
      <w:pPr>
        <w:pStyle w:val="ab"/>
        <w:numPr>
          <w:ilvl w:val="0"/>
          <w:numId w:val="2"/>
        </w:numPr>
        <w:snapToGrid w:val="0"/>
        <w:spacing w:line="288" w:lineRule="auto"/>
        <w:ind w:left="420" w:firstLineChars="0" w:hanging="420"/>
        <w:jc w:val="left"/>
        <w:rPr>
          <w:del w:id="27" w:author="SY" w:date="2023-11-05T10:40:00Z"/>
          <w:color w:val="000000" w:themeColor="text1"/>
        </w:rPr>
      </w:pPr>
      <w:del w:id="28" w:author="SY" w:date="2023-11-05T10:40:00Z">
        <w:r w:rsidDel="00311BBA">
          <w:rPr>
            <w:rFonts w:ascii="Times New Roman" w:hAnsi="Times New Roman" w:cs="Times New Roman" w:hint="eastAsia"/>
            <w:color w:val="000000" w:themeColor="text1"/>
            <w:sz w:val="22"/>
            <w:szCs w:val="21"/>
          </w:rPr>
          <w:delText>Skills</w:delText>
        </w:r>
        <w:r w:rsidDel="00311BBA">
          <w:rPr>
            <w:rFonts w:ascii="Times New Roman" w:hAnsi="Times New Roman" w:cs="Times New Roman"/>
            <w:color w:val="000000" w:themeColor="text1"/>
            <w:sz w:val="22"/>
            <w:szCs w:val="21"/>
          </w:rPr>
          <w:delText>: Microsoft Office</w:delText>
        </w:r>
        <w:r w:rsidDel="00311BBA">
          <w:rPr>
            <w:rFonts w:ascii="Times New Roman" w:hAnsi="Times New Roman" w:cs="Times New Roman" w:hint="eastAsia"/>
            <w:color w:val="000000" w:themeColor="text1"/>
            <w:sz w:val="22"/>
            <w:szCs w:val="21"/>
          </w:rPr>
          <w:delText xml:space="preserve"> (Word, Excel, PowerPoint), Java, Python, Pytorch Frame, MySQL, Redis, Kafka, Hbase;</w:delText>
        </w:r>
      </w:del>
    </w:p>
    <w:p w14:paraId="45A386AC" w14:textId="62801FC5" w:rsidR="00366A28" w:rsidDel="00311BBA" w:rsidRDefault="00366A28" w:rsidP="00366A28">
      <w:pPr>
        <w:pBdr>
          <w:bottom w:val="single" w:sz="12" w:space="0" w:color="auto"/>
        </w:pBdr>
        <w:snapToGrid w:val="0"/>
        <w:spacing w:line="288" w:lineRule="auto"/>
        <w:jc w:val="left"/>
        <w:rPr>
          <w:del w:id="29" w:author="SY" w:date="2023-11-05T10:38:00Z"/>
          <w:moveFrom w:id="30" w:author="SY" w:date="2023-11-05T10:38:00Z"/>
          <w:rFonts w:ascii="Times New Roman" w:hAnsi="Times New Roman" w:cs="Times New Roman"/>
          <w:b/>
          <w:bCs/>
          <w:color w:val="000000" w:themeColor="text1"/>
          <w:sz w:val="32"/>
          <w:szCs w:val="32"/>
        </w:rPr>
      </w:pPr>
      <w:moveFromRangeStart w:id="31" w:author="SY" w:date="2023-11-05T10:38:00Z" w:name="move150073124"/>
      <w:moveFrom w:id="32" w:author="SY" w:date="2023-11-05T10:38:00Z">
        <w:del w:id="33" w:author="SY" w:date="2023-11-05T10:38:00Z">
          <w:r w:rsidDel="00311BBA">
            <w:rPr>
              <w:rFonts w:ascii="Times New Roman" w:hAnsi="Times New Roman" w:cs="Times New Roman" w:hint="eastAsia"/>
              <w:b/>
              <w:bCs/>
              <w:color w:val="000000" w:themeColor="text1"/>
              <w:sz w:val="32"/>
              <w:szCs w:val="32"/>
            </w:rPr>
            <w:delText>A</w:delText>
          </w:r>
          <w:r w:rsidDel="00311BBA">
            <w:rPr>
              <w:rFonts w:ascii="Times New Roman" w:hAnsi="Times New Roman" w:cs="Times New Roman"/>
              <w:b/>
              <w:bCs/>
              <w:color w:val="000000" w:themeColor="text1"/>
              <w:sz w:val="32"/>
              <w:szCs w:val="32"/>
            </w:rPr>
            <w:delText>cademic Experience</w:delText>
          </w:r>
        </w:del>
      </w:moveFrom>
    </w:p>
    <w:p w14:paraId="51C76AA6" w14:textId="529D5C76" w:rsidR="000B09BE" w:rsidRPr="000B09BE" w:rsidDel="00311BBA" w:rsidRDefault="000B09BE" w:rsidP="000B09BE">
      <w:pPr>
        <w:widowControl/>
        <w:numPr>
          <w:ilvl w:val="0"/>
          <w:numId w:val="3"/>
        </w:numPr>
        <w:shd w:val="clear" w:color="auto" w:fill="FFFFFF"/>
        <w:jc w:val="left"/>
        <w:textAlignment w:val="top"/>
        <w:rPr>
          <w:del w:id="34" w:author="SY" w:date="2023-11-05T10:38:00Z"/>
          <w:moveFrom w:id="35" w:author="SY" w:date="2023-11-05T10:38:00Z"/>
          <w:rFonts w:ascii="Arial" w:eastAsia="宋体" w:hAnsi="Arial" w:cs="Arial"/>
          <w:color w:val="333333"/>
          <w:kern w:val="0"/>
          <w:szCs w:val="21"/>
        </w:rPr>
      </w:pPr>
      <w:moveFrom w:id="36" w:author="SY" w:date="2023-11-05T10:38:00Z">
        <w:del w:id="37" w:author="SY" w:date="2023-11-05T10:38:00Z">
          <w:r w:rsidDel="00311BBA">
            <w:rPr>
              <w:rFonts w:ascii="PingFangSC-Medium" w:hAnsi="PingFangSC-Medium" w:hint="eastAsia"/>
              <w:color w:val="333333"/>
              <w:sz w:val="30"/>
              <w:szCs w:val="30"/>
              <w:shd w:val="clear" w:color="auto" w:fill="FFFFFF"/>
            </w:rPr>
            <w:delText>P</w:delText>
          </w:r>
          <w:r w:rsidDel="00311BBA">
            <w:rPr>
              <w:rFonts w:ascii="PingFangSC-Medium" w:hAnsi="PingFangSC-Medium"/>
              <w:color w:val="333333"/>
              <w:sz w:val="30"/>
              <w:szCs w:val="30"/>
              <w:shd w:val="clear" w:color="auto" w:fill="FFFFFF"/>
            </w:rPr>
            <w:delText xml:space="preserve">aper: </w:delText>
          </w:r>
          <w:r w:rsidRPr="000B09BE" w:rsidDel="00311BBA">
            <w:rPr>
              <w:rFonts w:ascii="Times New Roman" w:hAnsi="Times New Roman" w:cs="Times New Roman"/>
              <w:color w:val="000000" w:themeColor="text1"/>
              <w:sz w:val="22"/>
            </w:rPr>
            <w:delText>A Digital Substation Frequency Measurement Algorithm </w:delText>
          </w:r>
          <w:r w:rsidDel="00311BBA">
            <w:rPr>
              <w:rFonts w:ascii="Times New Roman" w:hAnsi="Times New Roman" w:cs="Times New Roman"/>
              <w:color w:val="000000" w:themeColor="text1"/>
              <w:sz w:val="22"/>
            </w:rPr>
            <w:delText>(</w:delText>
          </w:r>
          <w:r w:rsidR="004A4CC5" w:rsidDel="00311BBA">
            <w:fldChar w:fldCharType="begin"/>
          </w:r>
          <w:r w:rsidR="004A4CC5" w:rsidDel="00311BBA">
            <w:delInstrText xml:space="preserve"> HYPERLINK "https://dict.cn/Journal%20of%20South-Central%20University%20for%20Nationalities%28Natural%20Science%20Edition%29" </w:delInstrText>
          </w:r>
        </w:del>
      </w:moveFrom>
      <w:del w:id="38" w:author="SY" w:date="2023-11-05T10:38:00Z"/>
      <w:moveFrom w:id="39" w:author="SY" w:date="2023-11-05T10:38:00Z">
        <w:del w:id="40" w:author="SY" w:date="2023-11-05T10:38:00Z">
          <w:r w:rsidR="004A4CC5" w:rsidDel="00311BBA">
            <w:fldChar w:fldCharType="separate"/>
          </w:r>
          <w:r w:rsidRPr="000B09BE" w:rsidDel="00311BBA">
            <w:rPr>
              <w:rFonts w:ascii="Times New Roman" w:hAnsi="Times New Roman" w:cs="Times New Roman"/>
              <w:color w:val="000000" w:themeColor="text1"/>
              <w:sz w:val="22"/>
            </w:rPr>
            <w:delText>Journal of South-Central University for Nationalities(Natural Science Edition)</w:delText>
          </w:r>
          <w:r w:rsidR="004A4CC5" w:rsidDel="00311BBA">
            <w:rPr>
              <w:rFonts w:ascii="Times New Roman" w:hAnsi="Times New Roman" w:cs="Times New Roman"/>
              <w:color w:val="000000" w:themeColor="text1"/>
              <w:sz w:val="22"/>
            </w:rPr>
            <w:fldChar w:fldCharType="end"/>
          </w:r>
        </w:del>
      </w:moveFrom>
    </w:p>
    <w:p w14:paraId="0BBF5E9D" w14:textId="5D0C167D" w:rsidR="000B09BE" w:rsidRPr="001E078A" w:rsidDel="00311BBA" w:rsidRDefault="001E078A" w:rsidP="000B09BE">
      <w:pPr>
        <w:widowControl/>
        <w:numPr>
          <w:ilvl w:val="0"/>
          <w:numId w:val="3"/>
        </w:numPr>
        <w:shd w:val="clear" w:color="auto" w:fill="FFFFFF"/>
        <w:jc w:val="left"/>
        <w:textAlignment w:val="top"/>
        <w:rPr>
          <w:del w:id="41" w:author="SY" w:date="2023-11-05T10:38:00Z"/>
          <w:moveFrom w:id="42" w:author="SY" w:date="2023-11-05T10:38:00Z"/>
          <w:rFonts w:ascii="Times New Roman" w:hAnsi="Times New Roman" w:cs="Times New Roman"/>
          <w:color w:val="000000" w:themeColor="text1"/>
          <w:sz w:val="22"/>
        </w:rPr>
      </w:pPr>
      <w:moveFrom w:id="43" w:author="SY" w:date="2023-11-05T10:38:00Z">
        <w:del w:id="44" w:author="SY" w:date="2023-11-05T10:38:00Z">
          <w:r w:rsidRPr="001E078A" w:rsidDel="00311BBA">
            <w:rPr>
              <w:rFonts w:ascii="PingFangSC-Medium" w:hAnsi="PingFangSC-Medium"/>
              <w:color w:val="333333"/>
              <w:sz w:val="30"/>
              <w:szCs w:val="30"/>
              <w:shd w:val="clear" w:color="auto" w:fill="FFFFFF"/>
            </w:rPr>
            <w:delText>Graduate thesis</w:delText>
          </w:r>
          <w:r w:rsidDel="00311BBA">
            <w:rPr>
              <w:rFonts w:ascii="Arial" w:hAnsi="Arial" w:cs="Arial"/>
              <w:color w:val="333333"/>
              <w:sz w:val="36"/>
              <w:szCs w:val="36"/>
              <w:shd w:val="clear" w:color="auto" w:fill="FFFFFF"/>
            </w:rPr>
            <w:delText>:</w:delText>
          </w:r>
          <w:r w:rsidRPr="001E078A" w:rsidDel="00311BBA">
            <w:delText xml:space="preserve"> </w:delText>
          </w:r>
          <w:r w:rsidRPr="001E078A" w:rsidDel="00311BBA">
            <w:rPr>
              <w:rFonts w:ascii="Times New Roman" w:hAnsi="Times New Roman" w:cs="Times New Roman"/>
              <w:color w:val="000000" w:themeColor="text1"/>
              <w:sz w:val="22"/>
            </w:rPr>
            <w:delText>Variable frequency speed regulation of AC motor based on adaptive inverse control and its simulation</w:delText>
          </w:r>
        </w:del>
      </w:moveFrom>
    </w:p>
    <w:moveFromRangeEnd w:id="31"/>
    <w:p w14:paraId="355FC8EC" w14:textId="3AFB67F9" w:rsidR="00366A28" w:rsidDel="00311BBA" w:rsidRDefault="00FD4B33" w:rsidP="000B09BE">
      <w:pPr>
        <w:snapToGrid w:val="0"/>
        <w:spacing w:line="288" w:lineRule="auto"/>
        <w:jc w:val="left"/>
        <w:rPr>
          <w:del w:id="45" w:author="SY" w:date="2023-11-05T10:35:00Z"/>
          <w:rFonts w:ascii="Times New Roman" w:hAnsi="Times New Roman" w:cs="Times New Roman"/>
          <w:color w:val="000000" w:themeColor="text1"/>
          <w:sz w:val="22"/>
        </w:rPr>
      </w:pPr>
      <w:del w:id="46" w:author="SY" w:date="2023-11-05T10:35:00Z">
        <w:r w:rsidDel="00311BBA">
          <w:rPr>
            <w:rFonts w:ascii="Times New Roman" w:hAnsi="Times New Roman" w:cs="Times New Roman" w:hint="eastAsia"/>
            <w:color w:val="000000" w:themeColor="text1"/>
            <w:sz w:val="22"/>
          </w:rPr>
          <w:delText>（我本科的</w:delText>
        </w:r>
        <w:r w:rsidDel="00311BBA">
          <w:rPr>
            <w:rFonts w:ascii="Times New Roman" w:hAnsi="Times New Roman" w:cs="Times New Roman" w:hint="eastAsia"/>
            <w:color w:val="000000" w:themeColor="text1"/>
            <w:sz w:val="22"/>
          </w:rPr>
          <w:delText>G</w:delText>
        </w:r>
        <w:r w:rsidDel="00311BBA">
          <w:rPr>
            <w:rFonts w:ascii="Times New Roman" w:hAnsi="Times New Roman" w:cs="Times New Roman"/>
            <w:color w:val="000000" w:themeColor="text1"/>
            <w:sz w:val="22"/>
          </w:rPr>
          <w:delText>PA</w:delText>
        </w:r>
        <w:r w:rsidDel="00311BBA">
          <w:rPr>
            <w:rFonts w:ascii="Times New Roman" w:hAnsi="Times New Roman" w:cs="Times New Roman" w:hint="eastAsia"/>
            <w:color w:val="000000" w:themeColor="text1"/>
            <w:sz w:val="22"/>
          </w:rPr>
          <w:delText>不太理想，能不能写点什么解释或者弥补一下）</w:delText>
        </w:r>
      </w:del>
    </w:p>
    <w:p w14:paraId="27AE9F9C" w14:textId="77777777" w:rsidR="00402B0C" w:rsidRPr="000B09BE" w:rsidRDefault="00402B0C" w:rsidP="000B09BE">
      <w:pPr>
        <w:snapToGrid w:val="0"/>
        <w:spacing w:line="288" w:lineRule="auto"/>
        <w:jc w:val="left"/>
        <w:rPr>
          <w:rFonts w:ascii="Times New Roman" w:hAnsi="Times New Roman" w:cs="Times New Roman"/>
          <w:color w:val="000000" w:themeColor="text1"/>
          <w:sz w:val="22"/>
        </w:rPr>
      </w:pPr>
    </w:p>
    <w:sectPr w:rsidR="00402B0C" w:rsidRPr="000B09BE">
      <w:pgSz w:w="12240" w:h="15840"/>
      <w:pgMar w:top="1134" w:right="1020" w:bottom="283" w:left="1020" w:header="720" w:footer="720" w:gutter="0"/>
      <w:cols w:space="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Y" w:date="2023-11-05T10:35:00Z" w:initials="s">
    <w:p w14:paraId="7A2F374E" w14:textId="77777777" w:rsidR="00311BBA" w:rsidRDefault="00311BBA" w:rsidP="00311BBA">
      <w:pPr>
        <w:pStyle w:val="a3"/>
      </w:pPr>
      <w:r>
        <w:rPr>
          <w:rStyle w:val="ad"/>
        </w:rPr>
        <w:annotationRef/>
      </w:r>
      <w:r>
        <w:rPr>
          <w:rFonts w:hint="eastAsia"/>
          <w:noProof/>
        </w:rPr>
        <w:t>这个</w:t>
      </w:r>
      <w:r>
        <w:rPr>
          <w:noProof/>
        </w:rPr>
        <w:t>部分不要</w:t>
      </w:r>
      <w:r>
        <w:rPr>
          <w:rFonts w:hint="eastAsia"/>
          <w:noProof/>
        </w:rPr>
        <w:t>写作</w:t>
      </w:r>
      <w:r>
        <w:rPr>
          <w:noProof/>
        </w:rPr>
        <w:t>“Academic Experience”</w:t>
      </w:r>
      <w:r>
        <w:rPr>
          <w:rFonts w:hint="eastAsia"/>
          <w:noProof/>
        </w:rPr>
        <w:t>改成</w:t>
      </w:r>
      <w:r>
        <w:rPr>
          <w:noProof/>
        </w:rPr>
        <w:t>“Publication”</w:t>
      </w:r>
      <w:r>
        <w:rPr>
          <w:rFonts w:hint="eastAsia"/>
          <w:noProof/>
        </w:rPr>
        <w:t>，</w:t>
      </w:r>
      <w:r>
        <w:rPr>
          <w:noProof/>
        </w:rPr>
        <w:t>且只保留第一条的</w:t>
      </w:r>
      <w:r>
        <w:rPr>
          <w:rFonts w:hint="eastAsia"/>
          <w:noProof/>
        </w:rPr>
        <w:t>paper</w:t>
      </w:r>
      <w:r>
        <w:rPr>
          <w:rFonts w:hint="eastAsia"/>
          <w:noProof/>
        </w:rPr>
        <w:t>；发表</w:t>
      </w:r>
      <w:r>
        <w:rPr>
          <w:noProof/>
        </w:rPr>
        <w:t>的</w:t>
      </w:r>
      <w:r>
        <w:rPr>
          <w:rFonts w:hint="eastAsia"/>
          <w:noProof/>
        </w:rPr>
        <w:t>paper</w:t>
      </w:r>
      <w:r>
        <w:rPr>
          <w:rFonts w:hint="eastAsia"/>
          <w:noProof/>
        </w:rPr>
        <w:t>需要按照标准</w:t>
      </w:r>
      <w:r>
        <w:rPr>
          <w:noProof/>
        </w:rPr>
        <w:t>格式来，这里的格式不</w:t>
      </w:r>
      <w:r>
        <w:rPr>
          <w:rFonts w:hint="eastAsia"/>
          <w:noProof/>
        </w:rPr>
        <w:t>符合</w:t>
      </w:r>
      <w:r>
        <w:rPr>
          <w:noProof/>
        </w:rPr>
        <w:t>要求，需要改，至于改成什么格式，建议网上手动搜索</w:t>
      </w:r>
      <w:r>
        <w:rPr>
          <w:rFonts w:hint="eastAsia"/>
          <w:noProof/>
        </w:rPr>
        <w:t>APA</w:t>
      </w:r>
      <w:r>
        <w:rPr>
          <w:rFonts w:hint="eastAsia"/>
          <w:noProof/>
        </w:rPr>
        <w:t>格式（要把论文是否</w:t>
      </w:r>
      <w:r>
        <w:rPr>
          <w:noProof/>
        </w:rPr>
        <w:t>发</w:t>
      </w:r>
      <w:r>
        <w:rPr>
          <w:rFonts w:hint="eastAsia"/>
          <w:noProof/>
        </w:rPr>
        <w:t>表</w:t>
      </w:r>
      <w:r>
        <w:rPr>
          <w:noProof/>
        </w:rPr>
        <w:t>在刊物上，已经刊物名称</w:t>
      </w:r>
      <w:r>
        <w:rPr>
          <w:rFonts w:hint="eastAsia"/>
          <w:noProof/>
        </w:rPr>
        <w:t>写上）</w:t>
      </w:r>
      <w:r>
        <w:rPr>
          <w:noProof/>
        </w:rPr>
        <w:t>；另外，</w:t>
      </w:r>
      <w:r>
        <w:rPr>
          <w:noProof/>
        </w:rPr>
        <w:t>graduate thesis</w:t>
      </w:r>
      <w:r>
        <w:rPr>
          <w:rFonts w:hint="eastAsia"/>
          <w:noProof/>
        </w:rPr>
        <w:t>不要</w:t>
      </w:r>
      <w:r>
        <w:rPr>
          <w:noProof/>
        </w:rPr>
        <w:t>放在这里，其实写了没什么意义</w:t>
      </w:r>
    </w:p>
  </w:comment>
  <w:comment w:id="9" w:author="SY" w:date="2023-11-05T10:41:00Z" w:initials="s">
    <w:p w14:paraId="315701D9" w14:textId="7B8E6420" w:rsidR="00311BBA" w:rsidRDefault="00311BBA">
      <w:pPr>
        <w:pStyle w:val="a3"/>
      </w:pPr>
      <w:r>
        <w:rPr>
          <w:rStyle w:val="ad"/>
        </w:rPr>
        <w:annotationRef/>
      </w:r>
      <w:r w:rsidR="004A4CC5">
        <w:rPr>
          <w:rFonts w:hint="eastAsia"/>
          <w:noProof/>
        </w:rPr>
        <w:t>全篇</w:t>
      </w:r>
      <w:r w:rsidR="004A4CC5">
        <w:rPr>
          <w:noProof/>
        </w:rPr>
        <w:t>的</w:t>
      </w:r>
      <w:r w:rsidR="004A4CC5">
        <w:rPr>
          <w:rFonts w:hint="eastAsia"/>
          <w:noProof/>
        </w:rPr>
        <w:t>字体</w:t>
      </w:r>
      <w:r w:rsidR="004A4CC5">
        <w:rPr>
          <w:noProof/>
        </w:rPr>
        <w:t>注意</w:t>
      </w:r>
      <w:r w:rsidR="004A4CC5">
        <w:rPr>
          <w:rFonts w:hint="eastAsia"/>
          <w:noProof/>
        </w:rPr>
        <w:t>保持一致</w:t>
      </w:r>
    </w:p>
  </w:comment>
  <w:comment w:id="24" w:author="SY" w:date="2023-11-05T10:40:00Z" w:initials="s">
    <w:p w14:paraId="381C365A" w14:textId="2D5DFE34" w:rsidR="00311BBA" w:rsidRDefault="00311BBA">
      <w:pPr>
        <w:pStyle w:val="a3"/>
      </w:pPr>
      <w:r>
        <w:rPr>
          <w:rStyle w:val="ad"/>
        </w:rPr>
        <w:annotationRef/>
      </w:r>
      <w:r w:rsidR="004A4CC5">
        <w:rPr>
          <w:rFonts w:hint="eastAsia"/>
          <w:noProof/>
        </w:rPr>
        <w:t>为什么</w:t>
      </w:r>
      <w:r w:rsidR="004A4CC5">
        <w:rPr>
          <w:noProof/>
        </w:rPr>
        <w:t>这里</w:t>
      </w:r>
      <w:r w:rsidR="004A4CC5">
        <w:rPr>
          <w:rFonts w:hint="eastAsia"/>
          <w:noProof/>
        </w:rPr>
        <w:t>language profiency</w:t>
      </w:r>
      <w:r w:rsidR="004A4CC5">
        <w:rPr>
          <w:rFonts w:hint="eastAsia"/>
          <w:noProof/>
        </w:rPr>
        <w:t>和</w:t>
      </w:r>
      <w:r w:rsidR="004A4CC5">
        <w:rPr>
          <w:rFonts w:hint="eastAsia"/>
          <w:noProof/>
        </w:rPr>
        <w:t>S</w:t>
      </w:r>
      <w:r w:rsidR="004A4CC5">
        <w:rPr>
          <w:noProof/>
        </w:rPr>
        <w:t>kills</w:t>
      </w:r>
      <w:r w:rsidR="004A4CC5">
        <w:rPr>
          <w:rFonts w:hint="eastAsia"/>
          <w:noProof/>
        </w:rPr>
        <w:t>写了</w:t>
      </w:r>
      <w:r w:rsidR="004A4CC5">
        <w:rPr>
          <w:noProof/>
        </w:rPr>
        <w:t>两遍？注意检查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2F374E" w15:done="0"/>
  <w15:commentEx w15:paraId="315701D9" w15:done="0"/>
  <w15:commentEx w15:paraId="381C36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2F374E" w16cid:durableId="09464142"/>
  <w16cid:commentId w16cid:paraId="315701D9" w16cid:durableId="507368DB"/>
  <w16cid:commentId w16cid:paraId="381C365A" w16cid:durableId="70FA2C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79E39" w14:textId="77777777" w:rsidR="00BE0965" w:rsidRDefault="00BE0965" w:rsidP="00407150">
      <w:r>
        <w:separator/>
      </w:r>
    </w:p>
  </w:endnote>
  <w:endnote w:type="continuationSeparator" w:id="0">
    <w:p w14:paraId="2A2DCF4B" w14:textId="77777777" w:rsidR="00BE0965" w:rsidRDefault="00BE0965" w:rsidP="00407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ingFangSC-Medium">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2FC88" w14:textId="77777777" w:rsidR="00BE0965" w:rsidRDefault="00BE0965" w:rsidP="00407150">
      <w:r>
        <w:separator/>
      </w:r>
    </w:p>
  </w:footnote>
  <w:footnote w:type="continuationSeparator" w:id="0">
    <w:p w14:paraId="4FEB1C81" w14:textId="77777777" w:rsidR="00BE0965" w:rsidRDefault="00BE0965" w:rsidP="00407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523C"/>
    <w:multiLevelType w:val="multilevel"/>
    <w:tmpl w:val="33D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86014"/>
    <w:multiLevelType w:val="multilevel"/>
    <w:tmpl w:val="52D86014"/>
    <w:lvl w:ilvl="0">
      <w:start w:val="1"/>
      <w:numFmt w:val="bullet"/>
      <w:lvlText w:val=""/>
      <w:lvlJc w:val="left"/>
      <w:pPr>
        <w:ind w:left="227" w:hanging="227"/>
      </w:pPr>
      <w:rPr>
        <w:rFonts w:ascii="Wingdings" w:hAnsi="Wingdings" w:hint="default"/>
        <w:sz w:val="11"/>
        <w:szCs w:val="11"/>
      </w:rPr>
    </w:lvl>
    <w:lvl w:ilvl="1">
      <w:start w:val="1"/>
      <w:numFmt w:val="bullet"/>
      <w:lvlText w:val=""/>
      <w:lvlJc w:val="left"/>
      <w:pPr>
        <w:ind w:left="840" w:hanging="420"/>
      </w:pPr>
      <w:rPr>
        <w:rFonts w:ascii="Wingdings" w:hAnsi="Wingdings" w:cs="Wingdings" w:hint="default"/>
      </w:rPr>
    </w:lvl>
    <w:lvl w:ilvl="2">
      <w:start w:val="1"/>
      <w:numFmt w:val="bullet"/>
      <w:lvlText w:val=""/>
      <w:lvlJc w:val="left"/>
      <w:pPr>
        <w:ind w:left="1260" w:hanging="420"/>
      </w:pPr>
      <w:rPr>
        <w:rFonts w:ascii="Wingdings" w:hAnsi="Wingdings" w:cs="Wingdings" w:hint="default"/>
      </w:rPr>
    </w:lvl>
    <w:lvl w:ilvl="3">
      <w:start w:val="1"/>
      <w:numFmt w:val="bullet"/>
      <w:lvlText w:val=""/>
      <w:lvlJc w:val="left"/>
      <w:pPr>
        <w:ind w:left="1680" w:hanging="420"/>
      </w:pPr>
      <w:rPr>
        <w:rFonts w:ascii="Wingdings" w:hAnsi="Wingdings" w:cs="Wingdings" w:hint="default"/>
      </w:rPr>
    </w:lvl>
    <w:lvl w:ilvl="4">
      <w:start w:val="1"/>
      <w:numFmt w:val="bullet"/>
      <w:lvlText w:val=""/>
      <w:lvlJc w:val="left"/>
      <w:pPr>
        <w:ind w:left="2100" w:hanging="420"/>
      </w:pPr>
      <w:rPr>
        <w:rFonts w:ascii="Wingdings" w:hAnsi="Wingdings" w:cs="Wingdings" w:hint="default"/>
      </w:rPr>
    </w:lvl>
    <w:lvl w:ilvl="5">
      <w:start w:val="1"/>
      <w:numFmt w:val="bullet"/>
      <w:lvlText w:val=""/>
      <w:lvlJc w:val="left"/>
      <w:pPr>
        <w:ind w:left="2520" w:hanging="420"/>
      </w:pPr>
      <w:rPr>
        <w:rFonts w:ascii="Wingdings" w:hAnsi="Wingdings" w:cs="Wingdings" w:hint="default"/>
      </w:rPr>
    </w:lvl>
    <w:lvl w:ilvl="6">
      <w:start w:val="1"/>
      <w:numFmt w:val="bullet"/>
      <w:lvlText w:val=""/>
      <w:lvlJc w:val="left"/>
      <w:pPr>
        <w:ind w:left="2940" w:hanging="420"/>
      </w:pPr>
      <w:rPr>
        <w:rFonts w:ascii="Wingdings" w:hAnsi="Wingdings" w:cs="Wingdings" w:hint="default"/>
      </w:rPr>
    </w:lvl>
    <w:lvl w:ilvl="7">
      <w:start w:val="1"/>
      <w:numFmt w:val="bullet"/>
      <w:lvlText w:val=""/>
      <w:lvlJc w:val="left"/>
      <w:pPr>
        <w:ind w:left="3360" w:hanging="420"/>
      </w:pPr>
      <w:rPr>
        <w:rFonts w:ascii="Wingdings" w:hAnsi="Wingdings" w:cs="Wingdings" w:hint="default"/>
      </w:rPr>
    </w:lvl>
    <w:lvl w:ilvl="8">
      <w:start w:val="1"/>
      <w:numFmt w:val="bullet"/>
      <w:lvlText w:val=""/>
      <w:lvlJc w:val="left"/>
      <w:pPr>
        <w:ind w:left="3780" w:hanging="420"/>
      </w:pPr>
      <w:rPr>
        <w:rFonts w:ascii="Wingdings" w:hAnsi="Wingdings" w:cs="Wingdings" w:hint="default"/>
      </w:rPr>
    </w:lvl>
  </w:abstractNum>
  <w:abstractNum w:abstractNumId="2" w15:restartNumberingAfterBreak="0">
    <w:nsid w:val="661468E3"/>
    <w:multiLevelType w:val="multilevel"/>
    <w:tmpl w:val="661468E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27756918">
    <w:abstractNumId w:val="2"/>
  </w:num>
  <w:num w:numId="2" w16cid:durableId="1332676762">
    <w:abstractNumId w:val="1"/>
  </w:num>
  <w:num w:numId="3" w16cid:durableId="9153618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
    <w15:presenceInfo w15:providerId="None" w15:userId="S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ZGRjZDVlNTMxMzQ1YzVlOWNjYjA0MTY1ZTBkZDkifQ=="/>
  </w:docVars>
  <w:rsids>
    <w:rsidRoot w:val="00612380"/>
    <w:rsid w:val="00020F0A"/>
    <w:rsid w:val="00027EFB"/>
    <w:rsid w:val="00070050"/>
    <w:rsid w:val="00090E66"/>
    <w:rsid w:val="000A553A"/>
    <w:rsid w:val="000B09BE"/>
    <w:rsid w:val="000F4047"/>
    <w:rsid w:val="00127E05"/>
    <w:rsid w:val="00137B3C"/>
    <w:rsid w:val="00140EF6"/>
    <w:rsid w:val="001700F4"/>
    <w:rsid w:val="00175C80"/>
    <w:rsid w:val="001B0FD1"/>
    <w:rsid w:val="001E078A"/>
    <w:rsid w:val="002512CD"/>
    <w:rsid w:val="00273065"/>
    <w:rsid w:val="002D18F2"/>
    <w:rsid w:val="002F0FC6"/>
    <w:rsid w:val="00311BBA"/>
    <w:rsid w:val="003233AE"/>
    <w:rsid w:val="0032403C"/>
    <w:rsid w:val="00342BE7"/>
    <w:rsid w:val="00366A28"/>
    <w:rsid w:val="003B4AA1"/>
    <w:rsid w:val="003E3883"/>
    <w:rsid w:val="003F5EB4"/>
    <w:rsid w:val="00402B0C"/>
    <w:rsid w:val="00407150"/>
    <w:rsid w:val="00412045"/>
    <w:rsid w:val="00423998"/>
    <w:rsid w:val="004276D8"/>
    <w:rsid w:val="004746D5"/>
    <w:rsid w:val="004A4CC5"/>
    <w:rsid w:val="004B7CF8"/>
    <w:rsid w:val="004E31B2"/>
    <w:rsid w:val="004F172B"/>
    <w:rsid w:val="005074D3"/>
    <w:rsid w:val="00531230"/>
    <w:rsid w:val="00537723"/>
    <w:rsid w:val="00601F8E"/>
    <w:rsid w:val="00612380"/>
    <w:rsid w:val="006371AE"/>
    <w:rsid w:val="00641475"/>
    <w:rsid w:val="006515AA"/>
    <w:rsid w:val="00662B0C"/>
    <w:rsid w:val="00684CE9"/>
    <w:rsid w:val="00687DA8"/>
    <w:rsid w:val="006B6562"/>
    <w:rsid w:val="006C33CE"/>
    <w:rsid w:val="006F3F0F"/>
    <w:rsid w:val="00740B66"/>
    <w:rsid w:val="00754145"/>
    <w:rsid w:val="00772427"/>
    <w:rsid w:val="00783C28"/>
    <w:rsid w:val="007A3AB5"/>
    <w:rsid w:val="007A5B02"/>
    <w:rsid w:val="00805383"/>
    <w:rsid w:val="00854B62"/>
    <w:rsid w:val="00860600"/>
    <w:rsid w:val="008E1245"/>
    <w:rsid w:val="00982F79"/>
    <w:rsid w:val="009D36C8"/>
    <w:rsid w:val="009D79B9"/>
    <w:rsid w:val="009F6B87"/>
    <w:rsid w:val="00A0019F"/>
    <w:rsid w:val="00A279CC"/>
    <w:rsid w:val="00A60327"/>
    <w:rsid w:val="00A754B8"/>
    <w:rsid w:val="00AB7A64"/>
    <w:rsid w:val="00AE2141"/>
    <w:rsid w:val="00B23B29"/>
    <w:rsid w:val="00B40A55"/>
    <w:rsid w:val="00B67894"/>
    <w:rsid w:val="00BC54C7"/>
    <w:rsid w:val="00BE0965"/>
    <w:rsid w:val="00BE20E1"/>
    <w:rsid w:val="00BF2540"/>
    <w:rsid w:val="00C20F50"/>
    <w:rsid w:val="00C3763B"/>
    <w:rsid w:val="00C4470D"/>
    <w:rsid w:val="00C45A5F"/>
    <w:rsid w:val="00C64086"/>
    <w:rsid w:val="00C76044"/>
    <w:rsid w:val="00C81F06"/>
    <w:rsid w:val="00C921E5"/>
    <w:rsid w:val="00CA5F54"/>
    <w:rsid w:val="00CC4D1E"/>
    <w:rsid w:val="00CD65A7"/>
    <w:rsid w:val="00CE6F9D"/>
    <w:rsid w:val="00D43E25"/>
    <w:rsid w:val="00D536FE"/>
    <w:rsid w:val="00D55DF2"/>
    <w:rsid w:val="00D80D7E"/>
    <w:rsid w:val="00D916FA"/>
    <w:rsid w:val="00DD1066"/>
    <w:rsid w:val="00DD11E2"/>
    <w:rsid w:val="00DF5102"/>
    <w:rsid w:val="00E568E5"/>
    <w:rsid w:val="00E612FE"/>
    <w:rsid w:val="00E842E5"/>
    <w:rsid w:val="00E95AB4"/>
    <w:rsid w:val="00ED031C"/>
    <w:rsid w:val="00F14C59"/>
    <w:rsid w:val="00F45C14"/>
    <w:rsid w:val="00F70D42"/>
    <w:rsid w:val="00F7154A"/>
    <w:rsid w:val="00FA2943"/>
    <w:rsid w:val="00FD249E"/>
    <w:rsid w:val="00FD4B33"/>
    <w:rsid w:val="00FF6E4F"/>
    <w:rsid w:val="011A24F4"/>
    <w:rsid w:val="02094A42"/>
    <w:rsid w:val="023606F7"/>
    <w:rsid w:val="02AF383B"/>
    <w:rsid w:val="02F200B2"/>
    <w:rsid w:val="032B0684"/>
    <w:rsid w:val="033F6ECE"/>
    <w:rsid w:val="03680D83"/>
    <w:rsid w:val="03935FC3"/>
    <w:rsid w:val="03A664D0"/>
    <w:rsid w:val="04180F6C"/>
    <w:rsid w:val="041B1368"/>
    <w:rsid w:val="042A64D8"/>
    <w:rsid w:val="04AB2C4A"/>
    <w:rsid w:val="04AC39C6"/>
    <w:rsid w:val="04B51EDC"/>
    <w:rsid w:val="04DE6753"/>
    <w:rsid w:val="050E595A"/>
    <w:rsid w:val="052878D5"/>
    <w:rsid w:val="059465A0"/>
    <w:rsid w:val="05987A6B"/>
    <w:rsid w:val="05C0637E"/>
    <w:rsid w:val="05F45322"/>
    <w:rsid w:val="061805F2"/>
    <w:rsid w:val="06473B63"/>
    <w:rsid w:val="06A51EF3"/>
    <w:rsid w:val="06C156E1"/>
    <w:rsid w:val="07354000"/>
    <w:rsid w:val="073E499C"/>
    <w:rsid w:val="08051FDB"/>
    <w:rsid w:val="08486DDC"/>
    <w:rsid w:val="086D3DA1"/>
    <w:rsid w:val="0877536B"/>
    <w:rsid w:val="087A2416"/>
    <w:rsid w:val="08C91CEE"/>
    <w:rsid w:val="08D11A5A"/>
    <w:rsid w:val="09271C46"/>
    <w:rsid w:val="09A41016"/>
    <w:rsid w:val="09AC6428"/>
    <w:rsid w:val="09BC05EC"/>
    <w:rsid w:val="09E273DD"/>
    <w:rsid w:val="09E9000D"/>
    <w:rsid w:val="0A5F7A88"/>
    <w:rsid w:val="0A7626F9"/>
    <w:rsid w:val="0AD94C95"/>
    <w:rsid w:val="0AE94FE3"/>
    <w:rsid w:val="0AEE7255"/>
    <w:rsid w:val="0B6449A6"/>
    <w:rsid w:val="0B6C5D00"/>
    <w:rsid w:val="0BA30C08"/>
    <w:rsid w:val="0BA807DB"/>
    <w:rsid w:val="0BD47955"/>
    <w:rsid w:val="0BF05F41"/>
    <w:rsid w:val="0C1E01F8"/>
    <w:rsid w:val="0CAF17E2"/>
    <w:rsid w:val="0CBB0984"/>
    <w:rsid w:val="0CF2509C"/>
    <w:rsid w:val="0D524DAB"/>
    <w:rsid w:val="0D9332FB"/>
    <w:rsid w:val="0DA42092"/>
    <w:rsid w:val="0DB42897"/>
    <w:rsid w:val="0E773434"/>
    <w:rsid w:val="0E8E40F0"/>
    <w:rsid w:val="0EC36C17"/>
    <w:rsid w:val="0EFE2299"/>
    <w:rsid w:val="0F2E3ABF"/>
    <w:rsid w:val="0FFF7484"/>
    <w:rsid w:val="100F1399"/>
    <w:rsid w:val="106A3868"/>
    <w:rsid w:val="108A5114"/>
    <w:rsid w:val="10BC76F2"/>
    <w:rsid w:val="10D74236"/>
    <w:rsid w:val="11357601"/>
    <w:rsid w:val="114A472F"/>
    <w:rsid w:val="11553800"/>
    <w:rsid w:val="11683C6B"/>
    <w:rsid w:val="11BC178E"/>
    <w:rsid w:val="11DD6629"/>
    <w:rsid w:val="11F92CB0"/>
    <w:rsid w:val="12E33173"/>
    <w:rsid w:val="12E94AC7"/>
    <w:rsid w:val="12F129FC"/>
    <w:rsid w:val="12F74687"/>
    <w:rsid w:val="1318238A"/>
    <w:rsid w:val="13311996"/>
    <w:rsid w:val="13575E9C"/>
    <w:rsid w:val="13583D9F"/>
    <w:rsid w:val="138E2FF9"/>
    <w:rsid w:val="13E1581F"/>
    <w:rsid w:val="13FC6F38"/>
    <w:rsid w:val="140C2170"/>
    <w:rsid w:val="142C38A2"/>
    <w:rsid w:val="14360C51"/>
    <w:rsid w:val="145E2120"/>
    <w:rsid w:val="14DE7FCA"/>
    <w:rsid w:val="15151B24"/>
    <w:rsid w:val="151C575F"/>
    <w:rsid w:val="153456F8"/>
    <w:rsid w:val="15717CAA"/>
    <w:rsid w:val="15872321"/>
    <w:rsid w:val="160F0A38"/>
    <w:rsid w:val="16281FEA"/>
    <w:rsid w:val="16A60977"/>
    <w:rsid w:val="16B53C83"/>
    <w:rsid w:val="16BD6A70"/>
    <w:rsid w:val="16E07517"/>
    <w:rsid w:val="16F55454"/>
    <w:rsid w:val="17337A88"/>
    <w:rsid w:val="178A7F7B"/>
    <w:rsid w:val="18367C9B"/>
    <w:rsid w:val="18B25CE0"/>
    <w:rsid w:val="1912371B"/>
    <w:rsid w:val="191866AB"/>
    <w:rsid w:val="194806DB"/>
    <w:rsid w:val="197A1209"/>
    <w:rsid w:val="198C7FDB"/>
    <w:rsid w:val="1A27737E"/>
    <w:rsid w:val="1A3819F3"/>
    <w:rsid w:val="1A450189"/>
    <w:rsid w:val="1AA44AC0"/>
    <w:rsid w:val="1AAB7C66"/>
    <w:rsid w:val="1AF6399E"/>
    <w:rsid w:val="1B0B105B"/>
    <w:rsid w:val="1B9C027D"/>
    <w:rsid w:val="1C3E30BC"/>
    <w:rsid w:val="1C7737E5"/>
    <w:rsid w:val="1CA274DE"/>
    <w:rsid w:val="1CE20C70"/>
    <w:rsid w:val="1CFA191B"/>
    <w:rsid w:val="1D1E3640"/>
    <w:rsid w:val="1D4642DB"/>
    <w:rsid w:val="1D4F79D3"/>
    <w:rsid w:val="1D7020EF"/>
    <w:rsid w:val="1DA0088A"/>
    <w:rsid w:val="1DEF352E"/>
    <w:rsid w:val="1DF64ED3"/>
    <w:rsid w:val="1E084D59"/>
    <w:rsid w:val="1E2D1097"/>
    <w:rsid w:val="1E714135"/>
    <w:rsid w:val="1EA13B57"/>
    <w:rsid w:val="1EC271F2"/>
    <w:rsid w:val="1EC8614F"/>
    <w:rsid w:val="1EDE2FC8"/>
    <w:rsid w:val="1EFC4C0E"/>
    <w:rsid w:val="1F8A2229"/>
    <w:rsid w:val="1FB137F3"/>
    <w:rsid w:val="1FC16504"/>
    <w:rsid w:val="1FEB532F"/>
    <w:rsid w:val="202D0DA8"/>
    <w:rsid w:val="204D06FB"/>
    <w:rsid w:val="20583663"/>
    <w:rsid w:val="20E51AC6"/>
    <w:rsid w:val="20FA02BF"/>
    <w:rsid w:val="211D0262"/>
    <w:rsid w:val="21446C60"/>
    <w:rsid w:val="21470C8B"/>
    <w:rsid w:val="2169532D"/>
    <w:rsid w:val="219915B7"/>
    <w:rsid w:val="22056B7C"/>
    <w:rsid w:val="22167F23"/>
    <w:rsid w:val="227319C5"/>
    <w:rsid w:val="229727C2"/>
    <w:rsid w:val="22B42350"/>
    <w:rsid w:val="22C070AD"/>
    <w:rsid w:val="22D15C63"/>
    <w:rsid w:val="230C1DDB"/>
    <w:rsid w:val="236344E7"/>
    <w:rsid w:val="237044C9"/>
    <w:rsid w:val="237C4DC7"/>
    <w:rsid w:val="24046398"/>
    <w:rsid w:val="243D6CE5"/>
    <w:rsid w:val="246B6B55"/>
    <w:rsid w:val="246D69F6"/>
    <w:rsid w:val="249E6231"/>
    <w:rsid w:val="24A32B98"/>
    <w:rsid w:val="24FA059B"/>
    <w:rsid w:val="2514465F"/>
    <w:rsid w:val="25144BAF"/>
    <w:rsid w:val="25917BD5"/>
    <w:rsid w:val="26F96584"/>
    <w:rsid w:val="271267B7"/>
    <w:rsid w:val="272D7604"/>
    <w:rsid w:val="27503E15"/>
    <w:rsid w:val="277651A0"/>
    <w:rsid w:val="278E5F69"/>
    <w:rsid w:val="27B0758A"/>
    <w:rsid w:val="285048C9"/>
    <w:rsid w:val="287A0C84"/>
    <w:rsid w:val="28C30A3D"/>
    <w:rsid w:val="290C11E4"/>
    <w:rsid w:val="29187D29"/>
    <w:rsid w:val="293E67BE"/>
    <w:rsid w:val="297C06E2"/>
    <w:rsid w:val="298E7457"/>
    <w:rsid w:val="29A053DC"/>
    <w:rsid w:val="29AB5CC0"/>
    <w:rsid w:val="29C25353"/>
    <w:rsid w:val="2A0B6FEB"/>
    <w:rsid w:val="2A9F03A0"/>
    <w:rsid w:val="2AAE2193"/>
    <w:rsid w:val="2AB32EED"/>
    <w:rsid w:val="2AD6263E"/>
    <w:rsid w:val="2ADA6E66"/>
    <w:rsid w:val="2B204A27"/>
    <w:rsid w:val="2B45382A"/>
    <w:rsid w:val="2B4F1B50"/>
    <w:rsid w:val="2B6F445A"/>
    <w:rsid w:val="2B884FA6"/>
    <w:rsid w:val="2B9845BD"/>
    <w:rsid w:val="2BEC4909"/>
    <w:rsid w:val="2C0D0EB4"/>
    <w:rsid w:val="2C1865AA"/>
    <w:rsid w:val="2C1D2AD6"/>
    <w:rsid w:val="2C1D727B"/>
    <w:rsid w:val="2C580717"/>
    <w:rsid w:val="2C6B00D4"/>
    <w:rsid w:val="2C8A0DDB"/>
    <w:rsid w:val="2CA05353"/>
    <w:rsid w:val="2D0664BB"/>
    <w:rsid w:val="2D130A7B"/>
    <w:rsid w:val="2D486799"/>
    <w:rsid w:val="2D597E96"/>
    <w:rsid w:val="2D9138F0"/>
    <w:rsid w:val="2DA6353E"/>
    <w:rsid w:val="2DB5476B"/>
    <w:rsid w:val="2DE007E0"/>
    <w:rsid w:val="2DFE7934"/>
    <w:rsid w:val="2E3408D1"/>
    <w:rsid w:val="2E4E23E6"/>
    <w:rsid w:val="2E670711"/>
    <w:rsid w:val="2EB13A1A"/>
    <w:rsid w:val="2EB86906"/>
    <w:rsid w:val="2F00249E"/>
    <w:rsid w:val="2F4211FF"/>
    <w:rsid w:val="2F59643A"/>
    <w:rsid w:val="2F912594"/>
    <w:rsid w:val="2FD97776"/>
    <w:rsid w:val="2FE6701D"/>
    <w:rsid w:val="309B7836"/>
    <w:rsid w:val="30ED2565"/>
    <w:rsid w:val="30F93D50"/>
    <w:rsid w:val="311E492C"/>
    <w:rsid w:val="313F6B54"/>
    <w:rsid w:val="3148336F"/>
    <w:rsid w:val="31666CDB"/>
    <w:rsid w:val="31D40F95"/>
    <w:rsid w:val="32070180"/>
    <w:rsid w:val="324444ED"/>
    <w:rsid w:val="3252011C"/>
    <w:rsid w:val="326F3196"/>
    <w:rsid w:val="3290666E"/>
    <w:rsid w:val="32944679"/>
    <w:rsid w:val="32A003D7"/>
    <w:rsid w:val="32DB3CAF"/>
    <w:rsid w:val="330673DE"/>
    <w:rsid w:val="33405C9B"/>
    <w:rsid w:val="33441A38"/>
    <w:rsid w:val="33510AB6"/>
    <w:rsid w:val="33517569"/>
    <w:rsid w:val="33E14163"/>
    <w:rsid w:val="34776E7E"/>
    <w:rsid w:val="34825E0A"/>
    <w:rsid w:val="348F6779"/>
    <w:rsid w:val="349803F7"/>
    <w:rsid w:val="34C478D8"/>
    <w:rsid w:val="34C83996"/>
    <w:rsid w:val="34D20FBF"/>
    <w:rsid w:val="350B4052"/>
    <w:rsid w:val="35366BF5"/>
    <w:rsid w:val="35373099"/>
    <w:rsid w:val="35764FA5"/>
    <w:rsid w:val="35DD2023"/>
    <w:rsid w:val="35E432FD"/>
    <w:rsid w:val="364A3DDA"/>
    <w:rsid w:val="36523167"/>
    <w:rsid w:val="367213BA"/>
    <w:rsid w:val="368E7A59"/>
    <w:rsid w:val="369A7134"/>
    <w:rsid w:val="36CB51A9"/>
    <w:rsid w:val="36CF1A47"/>
    <w:rsid w:val="373E60E9"/>
    <w:rsid w:val="37590ECC"/>
    <w:rsid w:val="37E3182E"/>
    <w:rsid w:val="37E62B54"/>
    <w:rsid w:val="38234536"/>
    <w:rsid w:val="3891261E"/>
    <w:rsid w:val="38E770FB"/>
    <w:rsid w:val="38F95898"/>
    <w:rsid w:val="39007C46"/>
    <w:rsid w:val="390C213C"/>
    <w:rsid w:val="392A3F98"/>
    <w:rsid w:val="39386A54"/>
    <w:rsid w:val="39D54A12"/>
    <w:rsid w:val="39F01A06"/>
    <w:rsid w:val="3A204F39"/>
    <w:rsid w:val="3A336ADC"/>
    <w:rsid w:val="3A687850"/>
    <w:rsid w:val="3A6D1460"/>
    <w:rsid w:val="3AA05E82"/>
    <w:rsid w:val="3B1208F8"/>
    <w:rsid w:val="3B160E3C"/>
    <w:rsid w:val="3B900C03"/>
    <w:rsid w:val="3BEC12AE"/>
    <w:rsid w:val="3C1009AF"/>
    <w:rsid w:val="3CA511AF"/>
    <w:rsid w:val="3CB76E26"/>
    <w:rsid w:val="3D3A3646"/>
    <w:rsid w:val="3DE160BC"/>
    <w:rsid w:val="3E43501A"/>
    <w:rsid w:val="3EA00CE4"/>
    <w:rsid w:val="3EBE7068"/>
    <w:rsid w:val="3F8A03E9"/>
    <w:rsid w:val="3FAC01DA"/>
    <w:rsid w:val="3FBD3AE8"/>
    <w:rsid w:val="3FCC6AD3"/>
    <w:rsid w:val="3FD01C59"/>
    <w:rsid w:val="3FEC33C0"/>
    <w:rsid w:val="3FFD735E"/>
    <w:rsid w:val="401F09B1"/>
    <w:rsid w:val="40286A69"/>
    <w:rsid w:val="40350907"/>
    <w:rsid w:val="405569FA"/>
    <w:rsid w:val="4114603C"/>
    <w:rsid w:val="415F62E9"/>
    <w:rsid w:val="41741F2D"/>
    <w:rsid w:val="41880D2F"/>
    <w:rsid w:val="419B050B"/>
    <w:rsid w:val="41B45870"/>
    <w:rsid w:val="41EA25FE"/>
    <w:rsid w:val="42120C40"/>
    <w:rsid w:val="424904BE"/>
    <w:rsid w:val="4261170C"/>
    <w:rsid w:val="42B37A2E"/>
    <w:rsid w:val="42C5318D"/>
    <w:rsid w:val="42FF46C0"/>
    <w:rsid w:val="430411D5"/>
    <w:rsid w:val="43315010"/>
    <w:rsid w:val="433230F1"/>
    <w:rsid w:val="436D24D9"/>
    <w:rsid w:val="43DE5712"/>
    <w:rsid w:val="44A44968"/>
    <w:rsid w:val="450B36F1"/>
    <w:rsid w:val="4517259F"/>
    <w:rsid w:val="453025EB"/>
    <w:rsid w:val="455E3D2A"/>
    <w:rsid w:val="45615BB4"/>
    <w:rsid w:val="45714B8F"/>
    <w:rsid w:val="45C33E2F"/>
    <w:rsid w:val="45E54B47"/>
    <w:rsid w:val="461252B4"/>
    <w:rsid w:val="463857DD"/>
    <w:rsid w:val="465C5383"/>
    <w:rsid w:val="46763B4C"/>
    <w:rsid w:val="469023F1"/>
    <w:rsid w:val="46A952CF"/>
    <w:rsid w:val="46D240D1"/>
    <w:rsid w:val="46F110A4"/>
    <w:rsid w:val="470F29F7"/>
    <w:rsid w:val="472E470E"/>
    <w:rsid w:val="472F1E22"/>
    <w:rsid w:val="4758441F"/>
    <w:rsid w:val="475A6CEC"/>
    <w:rsid w:val="475C57D5"/>
    <w:rsid w:val="47DB1CF5"/>
    <w:rsid w:val="48065560"/>
    <w:rsid w:val="485D58A5"/>
    <w:rsid w:val="485E3DC5"/>
    <w:rsid w:val="486F48C2"/>
    <w:rsid w:val="488E4926"/>
    <w:rsid w:val="4950446D"/>
    <w:rsid w:val="49892943"/>
    <w:rsid w:val="49C03713"/>
    <w:rsid w:val="4A2506E0"/>
    <w:rsid w:val="4A2B1222"/>
    <w:rsid w:val="4A59476F"/>
    <w:rsid w:val="4A5E7872"/>
    <w:rsid w:val="4AAC40A4"/>
    <w:rsid w:val="4AF550ED"/>
    <w:rsid w:val="4B3232CC"/>
    <w:rsid w:val="4BB33D2E"/>
    <w:rsid w:val="4BC148FC"/>
    <w:rsid w:val="4BC33571"/>
    <w:rsid w:val="4BC94B5B"/>
    <w:rsid w:val="4BEC7230"/>
    <w:rsid w:val="4C213959"/>
    <w:rsid w:val="4C375F70"/>
    <w:rsid w:val="4C804ECE"/>
    <w:rsid w:val="4CAE3D0D"/>
    <w:rsid w:val="4D161EA5"/>
    <w:rsid w:val="4D187C28"/>
    <w:rsid w:val="4D7B477F"/>
    <w:rsid w:val="4E103820"/>
    <w:rsid w:val="4E276941"/>
    <w:rsid w:val="4E2E4AAF"/>
    <w:rsid w:val="4E7A7E97"/>
    <w:rsid w:val="4E7C7159"/>
    <w:rsid w:val="4F323D39"/>
    <w:rsid w:val="4F6C0827"/>
    <w:rsid w:val="4FCE140B"/>
    <w:rsid w:val="50571D90"/>
    <w:rsid w:val="507F589B"/>
    <w:rsid w:val="50C56777"/>
    <w:rsid w:val="50D76B2C"/>
    <w:rsid w:val="510F429E"/>
    <w:rsid w:val="512C6A2E"/>
    <w:rsid w:val="512D39AF"/>
    <w:rsid w:val="5180201C"/>
    <w:rsid w:val="51BE5332"/>
    <w:rsid w:val="51CC7BD0"/>
    <w:rsid w:val="51DD0EFD"/>
    <w:rsid w:val="51E46B82"/>
    <w:rsid w:val="51E605F7"/>
    <w:rsid w:val="52081BED"/>
    <w:rsid w:val="52A15B9E"/>
    <w:rsid w:val="52CE3FF8"/>
    <w:rsid w:val="530D0A7F"/>
    <w:rsid w:val="536A47E4"/>
    <w:rsid w:val="536B7312"/>
    <w:rsid w:val="53984593"/>
    <w:rsid w:val="53D2333A"/>
    <w:rsid w:val="53E93342"/>
    <w:rsid w:val="54310239"/>
    <w:rsid w:val="54732EE5"/>
    <w:rsid w:val="54BD68FA"/>
    <w:rsid w:val="54F34208"/>
    <w:rsid w:val="5512593C"/>
    <w:rsid w:val="55145564"/>
    <w:rsid w:val="552C446C"/>
    <w:rsid w:val="55742F99"/>
    <w:rsid w:val="558972BE"/>
    <w:rsid w:val="56395865"/>
    <w:rsid w:val="56455276"/>
    <w:rsid w:val="56531ED5"/>
    <w:rsid w:val="56725887"/>
    <w:rsid w:val="56995D60"/>
    <w:rsid w:val="57154A6F"/>
    <w:rsid w:val="57205ADB"/>
    <w:rsid w:val="57437223"/>
    <w:rsid w:val="57457619"/>
    <w:rsid w:val="57555F1B"/>
    <w:rsid w:val="5797188E"/>
    <w:rsid w:val="57CB3758"/>
    <w:rsid w:val="57ED7101"/>
    <w:rsid w:val="5800139D"/>
    <w:rsid w:val="581C436C"/>
    <w:rsid w:val="5887183A"/>
    <w:rsid w:val="58E426C7"/>
    <w:rsid w:val="59906620"/>
    <w:rsid w:val="59CC3500"/>
    <w:rsid w:val="59DD77C9"/>
    <w:rsid w:val="59E4372C"/>
    <w:rsid w:val="5A0E538E"/>
    <w:rsid w:val="5A18723A"/>
    <w:rsid w:val="5A214EB3"/>
    <w:rsid w:val="5A807374"/>
    <w:rsid w:val="5A81171A"/>
    <w:rsid w:val="5ABE7224"/>
    <w:rsid w:val="5AD93D1D"/>
    <w:rsid w:val="5ADD34EB"/>
    <w:rsid w:val="5B574571"/>
    <w:rsid w:val="5B614411"/>
    <w:rsid w:val="5B821520"/>
    <w:rsid w:val="5BC87B5B"/>
    <w:rsid w:val="5BD043CD"/>
    <w:rsid w:val="5C974816"/>
    <w:rsid w:val="5CC14ABB"/>
    <w:rsid w:val="5CCE3515"/>
    <w:rsid w:val="5CE75FA3"/>
    <w:rsid w:val="5D2F27EE"/>
    <w:rsid w:val="5D4B76C7"/>
    <w:rsid w:val="5D661F75"/>
    <w:rsid w:val="5D6A058C"/>
    <w:rsid w:val="5DA6050C"/>
    <w:rsid w:val="5DCA5FA9"/>
    <w:rsid w:val="5DD9114E"/>
    <w:rsid w:val="5DE624F9"/>
    <w:rsid w:val="5E0B4CD2"/>
    <w:rsid w:val="5E371F03"/>
    <w:rsid w:val="5EA51DD0"/>
    <w:rsid w:val="5EBF0608"/>
    <w:rsid w:val="5EE716C6"/>
    <w:rsid w:val="5F2A650A"/>
    <w:rsid w:val="5F3F012C"/>
    <w:rsid w:val="5F562FE6"/>
    <w:rsid w:val="5F82641F"/>
    <w:rsid w:val="5FAE1969"/>
    <w:rsid w:val="5FB812FD"/>
    <w:rsid w:val="5FBD4294"/>
    <w:rsid w:val="5FC60F77"/>
    <w:rsid w:val="5FFE55E7"/>
    <w:rsid w:val="60270F88"/>
    <w:rsid w:val="602A78E6"/>
    <w:rsid w:val="60B2401D"/>
    <w:rsid w:val="614B046A"/>
    <w:rsid w:val="61730EDD"/>
    <w:rsid w:val="618C3979"/>
    <w:rsid w:val="61E02F68"/>
    <w:rsid w:val="61EF7DC3"/>
    <w:rsid w:val="61FE4473"/>
    <w:rsid w:val="62162102"/>
    <w:rsid w:val="621E68C3"/>
    <w:rsid w:val="62AE0864"/>
    <w:rsid w:val="631101D6"/>
    <w:rsid w:val="634D35A8"/>
    <w:rsid w:val="635B76A3"/>
    <w:rsid w:val="639E74E9"/>
    <w:rsid w:val="63E4556C"/>
    <w:rsid w:val="63E756FB"/>
    <w:rsid w:val="63FF56F6"/>
    <w:rsid w:val="64625139"/>
    <w:rsid w:val="64825D57"/>
    <w:rsid w:val="65043E03"/>
    <w:rsid w:val="653C0258"/>
    <w:rsid w:val="654E167A"/>
    <w:rsid w:val="6595249B"/>
    <w:rsid w:val="65A10030"/>
    <w:rsid w:val="65C726B6"/>
    <w:rsid w:val="66270EA1"/>
    <w:rsid w:val="662B42A8"/>
    <w:rsid w:val="66362552"/>
    <w:rsid w:val="663D58BE"/>
    <w:rsid w:val="66C57E88"/>
    <w:rsid w:val="66DE3287"/>
    <w:rsid w:val="674915FA"/>
    <w:rsid w:val="676D6649"/>
    <w:rsid w:val="676F2402"/>
    <w:rsid w:val="677D5E3A"/>
    <w:rsid w:val="6788261F"/>
    <w:rsid w:val="679247EA"/>
    <w:rsid w:val="67A5141A"/>
    <w:rsid w:val="67B1314E"/>
    <w:rsid w:val="67C728FD"/>
    <w:rsid w:val="67E52C8D"/>
    <w:rsid w:val="683676A6"/>
    <w:rsid w:val="68AB1B8F"/>
    <w:rsid w:val="692A3D9F"/>
    <w:rsid w:val="693C682C"/>
    <w:rsid w:val="69D06B1F"/>
    <w:rsid w:val="69DB44CC"/>
    <w:rsid w:val="6A06480C"/>
    <w:rsid w:val="6A5B167D"/>
    <w:rsid w:val="6AAF63FE"/>
    <w:rsid w:val="6AC52F7C"/>
    <w:rsid w:val="6ADC623C"/>
    <w:rsid w:val="6B246C76"/>
    <w:rsid w:val="6B39476E"/>
    <w:rsid w:val="6B461788"/>
    <w:rsid w:val="6B686878"/>
    <w:rsid w:val="6B80239C"/>
    <w:rsid w:val="6B892B52"/>
    <w:rsid w:val="6BF2211C"/>
    <w:rsid w:val="6BF269B9"/>
    <w:rsid w:val="6BFC165F"/>
    <w:rsid w:val="6C12451B"/>
    <w:rsid w:val="6D075AED"/>
    <w:rsid w:val="6D140FEE"/>
    <w:rsid w:val="6D48179B"/>
    <w:rsid w:val="6D632233"/>
    <w:rsid w:val="6D87733D"/>
    <w:rsid w:val="6DC93447"/>
    <w:rsid w:val="6DD24A05"/>
    <w:rsid w:val="6DEE7A91"/>
    <w:rsid w:val="6E2A3C74"/>
    <w:rsid w:val="6E336452"/>
    <w:rsid w:val="6E6C1F36"/>
    <w:rsid w:val="6E84740C"/>
    <w:rsid w:val="6E876ADD"/>
    <w:rsid w:val="6EB31523"/>
    <w:rsid w:val="6ED21161"/>
    <w:rsid w:val="6F06477E"/>
    <w:rsid w:val="6F95381E"/>
    <w:rsid w:val="6FBA1FA8"/>
    <w:rsid w:val="70623BDC"/>
    <w:rsid w:val="70E90EF0"/>
    <w:rsid w:val="71036DA7"/>
    <w:rsid w:val="71583693"/>
    <w:rsid w:val="715C5A4D"/>
    <w:rsid w:val="719011F4"/>
    <w:rsid w:val="719613CF"/>
    <w:rsid w:val="71C65197"/>
    <w:rsid w:val="720A4B5A"/>
    <w:rsid w:val="721A2F11"/>
    <w:rsid w:val="721E264B"/>
    <w:rsid w:val="724915DD"/>
    <w:rsid w:val="728548C4"/>
    <w:rsid w:val="729D7C17"/>
    <w:rsid w:val="72FE3D7D"/>
    <w:rsid w:val="73410F52"/>
    <w:rsid w:val="736140AB"/>
    <w:rsid w:val="738A3006"/>
    <w:rsid w:val="739F33A2"/>
    <w:rsid w:val="73A31F33"/>
    <w:rsid w:val="73B55C79"/>
    <w:rsid w:val="73DA3FD0"/>
    <w:rsid w:val="73E70378"/>
    <w:rsid w:val="74226BDA"/>
    <w:rsid w:val="74310FCC"/>
    <w:rsid w:val="754F6F23"/>
    <w:rsid w:val="75A24B7B"/>
    <w:rsid w:val="7603691A"/>
    <w:rsid w:val="768D65B8"/>
    <w:rsid w:val="76942892"/>
    <w:rsid w:val="76AC4DA3"/>
    <w:rsid w:val="76BB6308"/>
    <w:rsid w:val="76C32356"/>
    <w:rsid w:val="76D52ACF"/>
    <w:rsid w:val="776D0B90"/>
    <w:rsid w:val="77797290"/>
    <w:rsid w:val="77DB06FF"/>
    <w:rsid w:val="77FC508D"/>
    <w:rsid w:val="780C7883"/>
    <w:rsid w:val="78154312"/>
    <w:rsid w:val="783F73FF"/>
    <w:rsid w:val="78856BA2"/>
    <w:rsid w:val="78C873C7"/>
    <w:rsid w:val="78D51031"/>
    <w:rsid w:val="78FB0AB1"/>
    <w:rsid w:val="791D5132"/>
    <w:rsid w:val="79857D4D"/>
    <w:rsid w:val="7A9F1CDC"/>
    <w:rsid w:val="7AAB2E58"/>
    <w:rsid w:val="7ADF2049"/>
    <w:rsid w:val="7AEF3A01"/>
    <w:rsid w:val="7B0D3627"/>
    <w:rsid w:val="7B1D6915"/>
    <w:rsid w:val="7B270D22"/>
    <w:rsid w:val="7B2F38DA"/>
    <w:rsid w:val="7B330BD4"/>
    <w:rsid w:val="7B8F2F45"/>
    <w:rsid w:val="7BB35CA4"/>
    <w:rsid w:val="7BEA0B14"/>
    <w:rsid w:val="7BF86D3E"/>
    <w:rsid w:val="7BFA6F52"/>
    <w:rsid w:val="7C0F1A19"/>
    <w:rsid w:val="7C16557C"/>
    <w:rsid w:val="7C262F09"/>
    <w:rsid w:val="7C321491"/>
    <w:rsid w:val="7C372ECB"/>
    <w:rsid w:val="7C6875D4"/>
    <w:rsid w:val="7C6F1D34"/>
    <w:rsid w:val="7CC26BF8"/>
    <w:rsid w:val="7CF76237"/>
    <w:rsid w:val="7D396DC9"/>
    <w:rsid w:val="7D3D41DC"/>
    <w:rsid w:val="7D857DB7"/>
    <w:rsid w:val="7D9D293A"/>
    <w:rsid w:val="7DAD6A76"/>
    <w:rsid w:val="7E0813EA"/>
    <w:rsid w:val="7E087013"/>
    <w:rsid w:val="7E235535"/>
    <w:rsid w:val="7E235BA8"/>
    <w:rsid w:val="7E553079"/>
    <w:rsid w:val="7E772B99"/>
    <w:rsid w:val="7EB503C7"/>
    <w:rsid w:val="7EDB4763"/>
    <w:rsid w:val="7EE94DED"/>
    <w:rsid w:val="7F0B0B88"/>
    <w:rsid w:val="7F9A435C"/>
    <w:rsid w:val="7FB64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66E44"/>
  <w15:docId w15:val="{787DFAF5-2E5B-45CD-B57F-DBDAC7FA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sz w:val="24"/>
    </w:rPr>
  </w:style>
  <w:style w:type="character" w:styleId="aa">
    <w:name w:val="Hyperlink"/>
    <w:basedOn w:val="a0"/>
    <w:uiPriority w:val="99"/>
    <w:unhideWhenUsed/>
    <w:qFormat/>
    <w:rPr>
      <w:color w:val="0563C1" w:themeColor="hyperlink"/>
      <w:u w:val="single"/>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rFonts w:asciiTheme="minorHAnsi" w:eastAsiaTheme="minorEastAsia" w:hAnsiTheme="minorHAnsi" w:cstheme="minorBidi"/>
      <w:kern w:val="2"/>
      <w:sz w:val="18"/>
      <w:szCs w:val="18"/>
    </w:rPr>
  </w:style>
  <w:style w:type="character" w:styleId="ac">
    <w:name w:val="Emphasis"/>
    <w:basedOn w:val="a0"/>
    <w:uiPriority w:val="20"/>
    <w:qFormat/>
    <w:rsid w:val="00C64086"/>
    <w:rPr>
      <w:i/>
      <w:iCs/>
    </w:rPr>
  </w:style>
  <w:style w:type="character" w:styleId="ad">
    <w:name w:val="annotation reference"/>
    <w:basedOn w:val="a0"/>
    <w:uiPriority w:val="99"/>
    <w:semiHidden/>
    <w:unhideWhenUsed/>
    <w:rsid w:val="00311BBA"/>
    <w:rPr>
      <w:sz w:val="21"/>
      <w:szCs w:val="21"/>
    </w:rPr>
  </w:style>
  <w:style w:type="paragraph" w:styleId="ae">
    <w:name w:val="annotation subject"/>
    <w:basedOn w:val="a3"/>
    <w:next w:val="a3"/>
    <w:link w:val="af"/>
    <w:uiPriority w:val="99"/>
    <w:semiHidden/>
    <w:unhideWhenUsed/>
    <w:rsid w:val="00311BBA"/>
    <w:rPr>
      <w:b/>
      <w:bCs/>
    </w:rPr>
  </w:style>
  <w:style w:type="character" w:customStyle="1" w:styleId="a4">
    <w:name w:val="批注文字 字符"/>
    <w:basedOn w:val="a0"/>
    <w:link w:val="a3"/>
    <w:uiPriority w:val="99"/>
    <w:semiHidden/>
    <w:rsid w:val="00311BBA"/>
    <w:rPr>
      <w:rFonts w:asciiTheme="minorHAnsi" w:eastAsiaTheme="minorEastAsia" w:hAnsiTheme="minorHAnsi" w:cstheme="minorBidi"/>
      <w:kern w:val="2"/>
      <w:sz w:val="21"/>
      <w:szCs w:val="22"/>
    </w:rPr>
  </w:style>
  <w:style w:type="character" w:customStyle="1" w:styleId="af">
    <w:name w:val="批注主题 字符"/>
    <w:basedOn w:val="a4"/>
    <w:link w:val="ae"/>
    <w:uiPriority w:val="99"/>
    <w:semiHidden/>
    <w:rsid w:val="00311BBA"/>
    <w:rPr>
      <w:rFonts w:asciiTheme="minorHAnsi" w:eastAsiaTheme="minorEastAsia" w:hAnsiTheme="minorHAnsi" w:cstheme="minorBidi"/>
      <w:b/>
      <w:bCs/>
      <w:kern w:val="2"/>
      <w:sz w:val="21"/>
      <w:szCs w:val="22"/>
    </w:rPr>
  </w:style>
  <w:style w:type="paragraph" w:styleId="af0">
    <w:name w:val="Revision"/>
    <w:hidden/>
    <w:uiPriority w:val="99"/>
    <w:unhideWhenUsed/>
    <w:rsid w:val="00311BBA"/>
    <w:rPr>
      <w:rFonts w:asciiTheme="minorHAnsi" w:eastAsiaTheme="minorEastAsia" w:hAnsiTheme="minorHAnsi" w:cstheme="minorBidi"/>
      <w:kern w:val="2"/>
      <w:sz w:val="21"/>
      <w:szCs w:val="22"/>
    </w:rPr>
  </w:style>
  <w:style w:type="paragraph" w:styleId="af1">
    <w:name w:val="Balloon Text"/>
    <w:basedOn w:val="a"/>
    <w:link w:val="af2"/>
    <w:uiPriority w:val="99"/>
    <w:semiHidden/>
    <w:unhideWhenUsed/>
    <w:rsid w:val="00311BBA"/>
    <w:rPr>
      <w:sz w:val="18"/>
      <w:szCs w:val="18"/>
    </w:rPr>
  </w:style>
  <w:style w:type="character" w:customStyle="1" w:styleId="af2">
    <w:name w:val="批注框文本 字符"/>
    <w:basedOn w:val="a0"/>
    <w:link w:val="af1"/>
    <w:uiPriority w:val="99"/>
    <w:semiHidden/>
    <w:rsid w:val="00311BB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98082">
      <w:bodyDiv w:val="1"/>
      <w:marLeft w:val="0"/>
      <w:marRight w:val="0"/>
      <w:marTop w:val="0"/>
      <w:marBottom w:val="0"/>
      <w:divBdr>
        <w:top w:val="none" w:sz="0" w:space="0" w:color="auto"/>
        <w:left w:val="none" w:sz="0" w:space="0" w:color="auto"/>
        <w:bottom w:val="none" w:sz="0" w:space="0" w:color="auto"/>
        <w:right w:val="none" w:sz="0" w:space="0" w:color="auto"/>
      </w:divBdr>
    </w:div>
    <w:div w:id="2133131776">
      <w:bodyDiv w:val="1"/>
      <w:marLeft w:val="0"/>
      <w:marRight w:val="0"/>
      <w:marTop w:val="0"/>
      <w:marBottom w:val="0"/>
      <w:divBdr>
        <w:top w:val="none" w:sz="0" w:space="0" w:color="auto"/>
        <w:left w:val="none" w:sz="0" w:space="0" w:color="auto"/>
        <w:bottom w:val="none" w:sz="0" w:space="0" w:color="auto"/>
        <w:right w:val="none" w:sz="0" w:space="0" w:color="auto"/>
      </w:divBdr>
      <w:divsChild>
        <w:div w:id="4900301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622F0-E968-4B4C-9DB2-BAF8ADC8D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dc:creator>
  <cp:lastModifiedBy>梅柳溪06600</cp:lastModifiedBy>
  <cp:revision>2</cp:revision>
  <cp:lastPrinted>2023-11-16T13:32:00Z</cp:lastPrinted>
  <dcterms:created xsi:type="dcterms:W3CDTF">2023-11-16T13:33:00Z</dcterms:created>
  <dcterms:modified xsi:type="dcterms:W3CDTF">2023-11-16T13:33:00Z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AD928B54EFDB42419C0783768254663A_13</vt:lpwstr>
  </property>
</Properties>
</file>